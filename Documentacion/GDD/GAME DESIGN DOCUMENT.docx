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A257E" w14:textId="15962E1F" w:rsidR="00EF5327" w:rsidRPr="00BB7889" w:rsidRDefault="00E9248D" w:rsidP="2C34B907">
      <w:pPr>
        <w:pStyle w:val="Title"/>
        <w:ind w:left="0"/>
        <w:jc w:val="center"/>
        <w:rPr>
          <w:lang w:val="en-US"/>
        </w:rPr>
      </w:pPr>
      <w:r w:rsidRPr="00BB7889">
        <w:rPr>
          <w:color w:val="0D0D0D"/>
          <w:w w:val="80"/>
          <w:lang w:val="en-US"/>
        </w:rPr>
        <w:t>GAME</w:t>
      </w:r>
      <w:r w:rsidRPr="00BB7889">
        <w:rPr>
          <w:color w:val="0D0D0D"/>
          <w:spacing w:val="47"/>
          <w:lang w:val="en-US"/>
        </w:rPr>
        <w:t xml:space="preserve"> </w:t>
      </w:r>
      <w:r w:rsidRPr="00BB7889">
        <w:rPr>
          <w:color w:val="0D0D0D"/>
          <w:w w:val="80"/>
          <w:lang w:val="en-US"/>
        </w:rPr>
        <w:t>DESIGN</w:t>
      </w:r>
      <w:r w:rsidRPr="00BB7889">
        <w:rPr>
          <w:color w:val="0D0D0D"/>
          <w:spacing w:val="47"/>
          <w:lang w:val="en-US"/>
        </w:rPr>
        <w:t xml:space="preserve"> </w:t>
      </w:r>
      <w:r w:rsidRPr="00BB7889">
        <w:rPr>
          <w:color w:val="0D0D0D"/>
          <w:spacing w:val="-2"/>
          <w:w w:val="80"/>
          <w:lang w:val="en-US"/>
        </w:rPr>
        <w:t>DOCUMENT</w:t>
      </w:r>
    </w:p>
    <w:p w14:paraId="4A3D38C0" w14:textId="77777777" w:rsidR="00EF5327" w:rsidRPr="00BB7889" w:rsidRDefault="00EF5327">
      <w:pPr>
        <w:pStyle w:val="BodyText"/>
        <w:ind w:left="0" w:firstLine="0"/>
        <w:rPr>
          <w:lang w:val="en-US"/>
        </w:rPr>
      </w:pPr>
    </w:p>
    <w:p w14:paraId="29B6FFC2" w14:textId="5CC7411E" w:rsidR="00EF5327" w:rsidRPr="00BB7889" w:rsidRDefault="00EF5327">
      <w:pPr>
        <w:pStyle w:val="BodyText"/>
        <w:ind w:left="0" w:firstLine="0"/>
        <w:rPr>
          <w:lang w:val="en-US"/>
        </w:rPr>
      </w:pPr>
    </w:p>
    <w:p w14:paraId="6A1CB7FC" w14:textId="115CAF0C" w:rsidR="00EF5327" w:rsidRPr="00BB7889" w:rsidRDefault="00BB7889" w:rsidP="008C66E0">
      <w:pPr>
        <w:pStyle w:val="BodyText"/>
        <w:ind w:left="0" w:firstLine="0"/>
        <w:jc w:val="center"/>
        <w:rPr>
          <w:lang w:val="en-US"/>
        </w:rPr>
      </w:pPr>
      <w:r>
        <w:drawing>
          <wp:inline distT="0" distB="0" distL="0" distR="0" wp14:anchorId="2BB41FF3" wp14:editId="4B6BD77D">
            <wp:extent cx="5524500" cy="5524500"/>
            <wp:effectExtent l="0" t="0" r="0" b="0"/>
            <wp:docPr id="769046778" name="Imagen 13" descr="Imagen que contiene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6778" name="Imagen 13" descr="Imagen que contiene Map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524500" cy="5524500"/>
                    </a:xfrm>
                    <a:prstGeom prst="rect">
                      <a:avLst/>
                    </a:prstGeom>
                  </pic:spPr>
                </pic:pic>
              </a:graphicData>
            </a:graphic>
          </wp:inline>
        </w:drawing>
      </w:r>
    </w:p>
    <w:p w14:paraId="6ACB21D3" w14:textId="77777777" w:rsidR="00EF5327" w:rsidRPr="00BB7889" w:rsidRDefault="00EF5327">
      <w:pPr>
        <w:pStyle w:val="BodyText"/>
        <w:ind w:left="0" w:firstLine="0"/>
        <w:rPr>
          <w:lang w:val="en-US"/>
        </w:rPr>
      </w:pPr>
    </w:p>
    <w:p w14:paraId="0DDD8F58" w14:textId="77777777" w:rsidR="00EF5327" w:rsidRPr="00BB7889" w:rsidRDefault="00EF5327">
      <w:pPr>
        <w:pStyle w:val="BodyText"/>
        <w:ind w:left="0" w:firstLine="0"/>
        <w:rPr>
          <w:lang w:val="en-US"/>
        </w:rPr>
      </w:pPr>
    </w:p>
    <w:p w14:paraId="07D0E7D5" w14:textId="77777777" w:rsidR="00EF5327" w:rsidRPr="00BB7889" w:rsidRDefault="00EF5327">
      <w:pPr>
        <w:pStyle w:val="BodyText"/>
        <w:spacing w:before="37"/>
        <w:ind w:left="0" w:firstLine="0"/>
        <w:rPr>
          <w:lang w:val="en-US"/>
        </w:rPr>
      </w:pPr>
    </w:p>
    <w:p w14:paraId="39E92AF2" w14:textId="6A1AE2DF" w:rsidR="00EF5327" w:rsidRPr="00E312A1" w:rsidRDefault="00E74141" w:rsidP="00532D63">
      <w:pPr>
        <w:ind w:left="714"/>
        <w:rPr>
          <w:b/>
          <w:sz w:val="44"/>
          <w:szCs w:val="44"/>
          <w:lang w:val="en-US"/>
        </w:rPr>
      </w:pPr>
      <w:r w:rsidRPr="00E312A1">
        <w:rPr>
          <w:b/>
          <w:w w:val="85"/>
          <w:sz w:val="44"/>
          <w:szCs w:val="44"/>
          <w:lang w:val="en-US"/>
        </w:rPr>
        <w:t>Rise Of The Lost Colors</w:t>
      </w:r>
    </w:p>
    <w:p w14:paraId="41214D3F" w14:textId="77777777" w:rsidR="00EF5327" w:rsidRPr="003F5D94" w:rsidRDefault="00EF5327">
      <w:pPr>
        <w:pStyle w:val="BodyText"/>
        <w:spacing w:before="4"/>
        <w:ind w:left="0" w:firstLine="0"/>
        <w:rPr>
          <w:b/>
          <w:lang w:val="en-US"/>
        </w:rPr>
      </w:pPr>
    </w:p>
    <w:p w14:paraId="57619C0F" w14:textId="48DD3D82" w:rsidR="007255A1" w:rsidRPr="00DF2095" w:rsidRDefault="00E9248D">
      <w:pPr>
        <w:pStyle w:val="Heading2"/>
        <w:spacing w:before="1" w:line="348" w:lineRule="auto"/>
        <w:rPr>
          <w:lang w:val="en-US"/>
        </w:rPr>
      </w:pPr>
      <w:bookmarkStart w:id="0" w:name="_Toc220786071"/>
      <w:bookmarkStart w:id="1" w:name="_Toc220865765"/>
      <w:bookmarkStart w:id="2" w:name="_Toc220957263"/>
      <w:bookmarkStart w:id="3" w:name="_Toc221381858"/>
      <w:r w:rsidRPr="00E312A1">
        <w:rPr>
          <w:lang w:val="en-US"/>
        </w:rPr>
        <w:t>Escrito por</w:t>
      </w:r>
      <w:r w:rsidR="007255A1" w:rsidRPr="00E312A1">
        <w:rPr>
          <w:lang w:val="en-US"/>
        </w:rPr>
        <w:t>:</w:t>
      </w:r>
      <w:bookmarkEnd w:id="0"/>
      <w:bookmarkEnd w:id="1"/>
      <w:bookmarkEnd w:id="2"/>
      <w:bookmarkEnd w:id="3"/>
      <w:r w:rsidR="00E74141" w:rsidRPr="00E312A1">
        <w:rPr>
          <w:lang w:val="en-US"/>
        </w:rPr>
        <w:t xml:space="preserve"> </w:t>
      </w:r>
    </w:p>
    <w:p w14:paraId="6BE6F7E1" w14:textId="708EE330" w:rsidR="004C6D58" w:rsidRPr="00F9753E" w:rsidRDefault="00E74141">
      <w:pPr>
        <w:pStyle w:val="Heading2"/>
        <w:spacing w:before="1" w:line="348" w:lineRule="auto"/>
        <w:rPr>
          <w:b w:val="0"/>
        </w:rPr>
      </w:pPr>
      <w:bookmarkStart w:id="4" w:name="_Toc220786072"/>
      <w:bookmarkStart w:id="5" w:name="_Toc220865766"/>
      <w:bookmarkStart w:id="6" w:name="_Toc220957264"/>
      <w:bookmarkStart w:id="7" w:name="_Toc221381859"/>
      <w:r>
        <w:rPr>
          <w:b w:val="0"/>
        </w:rPr>
        <w:t xml:space="preserve">Javier Castilla </w:t>
      </w:r>
      <w:r w:rsidR="009E0946">
        <w:rPr>
          <w:b w:val="0"/>
        </w:rPr>
        <w:t>Rodríguez</w:t>
      </w:r>
      <w:bookmarkEnd w:id="4"/>
      <w:bookmarkEnd w:id="5"/>
      <w:bookmarkEnd w:id="6"/>
      <w:bookmarkEnd w:id="7"/>
    </w:p>
    <w:p w14:paraId="101B8AC9" w14:textId="77777777" w:rsidR="004C6D58" w:rsidRPr="00F9753E" w:rsidRDefault="007255A1">
      <w:pPr>
        <w:pStyle w:val="Heading2"/>
        <w:spacing w:before="1" w:line="348" w:lineRule="auto"/>
        <w:rPr>
          <w:b w:val="0"/>
        </w:rPr>
      </w:pPr>
      <w:bookmarkStart w:id="8" w:name="_Toc220786073"/>
      <w:bookmarkStart w:id="9" w:name="_Toc220865767"/>
      <w:bookmarkStart w:id="10" w:name="_Toc220957265"/>
      <w:bookmarkStart w:id="11" w:name="_Toc221381860"/>
      <w:r>
        <w:rPr>
          <w:b w:val="0"/>
        </w:rPr>
        <w:t>Alejandro de los Reyes Pérez</w:t>
      </w:r>
      <w:bookmarkEnd w:id="8"/>
      <w:bookmarkEnd w:id="9"/>
      <w:bookmarkEnd w:id="10"/>
      <w:bookmarkEnd w:id="11"/>
      <w:r>
        <w:rPr>
          <w:b w:val="0"/>
        </w:rPr>
        <w:t xml:space="preserve"> </w:t>
      </w:r>
    </w:p>
    <w:p w14:paraId="00F068A5" w14:textId="2C7142C7" w:rsidR="007255A1" w:rsidRPr="00F9753E" w:rsidRDefault="007255A1">
      <w:pPr>
        <w:pStyle w:val="Heading2"/>
        <w:spacing w:before="1" w:line="348" w:lineRule="auto"/>
        <w:rPr>
          <w:b w:val="0"/>
        </w:rPr>
      </w:pPr>
      <w:bookmarkStart w:id="12" w:name="_Toc220786074"/>
      <w:bookmarkStart w:id="13" w:name="_Toc220865768"/>
      <w:bookmarkStart w:id="14" w:name="_Toc220957266"/>
      <w:bookmarkStart w:id="15" w:name="_Toc221381861"/>
      <w:r>
        <w:rPr>
          <w:b w:val="0"/>
        </w:rPr>
        <w:t>Javier Soria Blanco</w:t>
      </w:r>
      <w:bookmarkEnd w:id="12"/>
      <w:bookmarkEnd w:id="13"/>
      <w:bookmarkEnd w:id="14"/>
      <w:bookmarkEnd w:id="15"/>
      <w:r w:rsidR="00E9248D">
        <w:rPr>
          <w:b w:val="0"/>
        </w:rPr>
        <w:t xml:space="preserve"> </w:t>
      </w:r>
    </w:p>
    <w:p w14:paraId="7C2A1AB6" w14:textId="0A291DC5" w:rsidR="00F37B97" w:rsidRDefault="00770D96" w:rsidP="00C469FA">
      <w:pPr>
        <w:pStyle w:val="Heading2"/>
        <w:spacing w:line="348" w:lineRule="auto"/>
        <w:ind w:right="5021"/>
      </w:pPr>
      <w:bookmarkStart w:id="16" w:name="_Toc220786076"/>
      <w:bookmarkStart w:id="17" w:name="_Toc220865770"/>
      <w:bookmarkStart w:id="18" w:name="_Toc220957268"/>
      <w:bookmarkStart w:id="19" w:name="_Toc221381863"/>
      <w:r>
        <w:rPr>
          <w:spacing w:val="-8"/>
        </w:rPr>
        <w:t>Fecha</w:t>
      </w:r>
      <w:r w:rsidR="00E9248D">
        <w:rPr>
          <w:spacing w:val="-8"/>
        </w:rPr>
        <w:t>:</w:t>
      </w:r>
      <w:r w:rsidR="00532D63">
        <w:rPr>
          <w:spacing w:val="-8"/>
        </w:rPr>
        <w:t xml:space="preserve"> </w:t>
      </w:r>
      <w:r w:rsidR="00AA4355" w:rsidRPr="00856849">
        <w:rPr>
          <w:b w:val="0"/>
          <w:bCs w:val="0"/>
        </w:rPr>
        <w:t>01/02/2026</w:t>
      </w:r>
      <w:bookmarkEnd w:id="18"/>
      <w:bookmarkEnd w:id="19"/>
    </w:p>
    <w:p w14:paraId="78148049" w14:textId="71EC29B0" w:rsidR="00EF5327" w:rsidRPr="00C469FA" w:rsidRDefault="00E9248D" w:rsidP="00F9753E">
      <w:pPr>
        <w:pStyle w:val="Heading2"/>
        <w:spacing w:before="1" w:line="348" w:lineRule="auto"/>
        <w:rPr>
          <w:b w:val="0"/>
          <w:bCs w:val="0"/>
        </w:rPr>
        <w:sectPr w:rsidR="00EF5327" w:rsidRPr="00C469FA">
          <w:headerReference w:type="default" r:id="rId12"/>
          <w:footerReference w:type="default" r:id="rId13"/>
          <w:type w:val="continuous"/>
          <w:pgSz w:w="11910" w:h="16850"/>
          <w:pgMar w:top="1240" w:right="1133" w:bottom="860" w:left="1700" w:header="0" w:footer="664" w:gutter="0"/>
          <w:pgNumType w:start="1"/>
          <w:cols w:space="720"/>
        </w:sectPr>
      </w:pPr>
      <w:bookmarkStart w:id="20" w:name="_Toc220957269"/>
      <w:bookmarkStart w:id="21" w:name="_Toc221381864"/>
      <w:r w:rsidRPr="00F9753E">
        <w:t>N</w:t>
      </w:r>
      <w:r w:rsidR="00427F9F" w:rsidRPr="00F9753E">
        <w:t>ú</w:t>
      </w:r>
      <w:r w:rsidRPr="00F9753E">
        <w:t>mero de versión:</w:t>
      </w:r>
      <w:r w:rsidR="00532D63" w:rsidRPr="00F9753E">
        <w:rPr>
          <w:w w:val="90"/>
        </w:rPr>
        <w:t xml:space="preserve"> </w:t>
      </w:r>
      <w:r w:rsidR="00532D63" w:rsidRPr="00F9753E">
        <w:rPr>
          <w:b w:val="0"/>
          <w:bCs w:val="0"/>
        </w:rPr>
        <w:t>1.</w:t>
      </w:r>
      <w:bookmarkEnd w:id="16"/>
      <w:bookmarkEnd w:id="17"/>
      <w:bookmarkEnd w:id="20"/>
      <w:bookmarkEnd w:id="21"/>
      <w:r w:rsidR="00C00A0B">
        <w:rPr>
          <w:b w:val="0"/>
          <w:bCs w:val="0"/>
        </w:rPr>
        <w:t>4</w:t>
      </w:r>
    </w:p>
    <w:p w14:paraId="458A5632" w14:textId="77777777" w:rsidR="00EF5327" w:rsidRDefault="00EF5327" w:rsidP="00846619">
      <w:pPr>
        <w:rPr>
          <w:b/>
          <w:spacing w:val="-2"/>
          <w:w w:val="95"/>
          <w:sz w:val="24"/>
          <w:szCs w:val="24"/>
          <w:u w:val="single"/>
        </w:rPr>
      </w:pPr>
    </w:p>
    <w:p w14:paraId="3FFD0FA8" w14:textId="0C084704" w:rsidR="00EF5327" w:rsidRPr="00846619" w:rsidRDefault="00E52C37" w:rsidP="00F67567">
      <w:pPr>
        <w:rPr>
          <w:b/>
          <w:spacing w:val="-2"/>
          <w:w w:val="95"/>
          <w:sz w:val="24"/>
          <w:szCs w:val="24"/>
          <w:u w:val="single"/>
        </w:rPr>
        <w:sectPr w:rsidR="00EF5327" w:rsidRPr="00846619">
          <w:headerReference w:type="default" r:id="rId14"/>
          <w:footerReference w:type="default" r:id="rId15"/>
          <w:pgSz w:w="11910" w:h="16850"/>
          <w:pgMar w:top="1240" w:right="1133" w:bottom="1218" w:left="1700" w:header="1" w:footer="907" w:gutter="0"/>
          <w:pgNumType w:start="2"/>
          <w:cols w:space="720"/>
        </w:sectPr>
      </w:pPr>
      <w:r w:rsidRPr="33872E51">
        <w:rPr>
          <w:b/>
          <w:spacing w:val="-2"/>
          <w:w w:val="95"/>
          <w:sz w:val="24"/>
          <w:szCs w:val="24"/>
          <w:u w:val="single"/>
        </w:rPr>
        <w:t>ÍNDIC</w:t>
      </w:r>
      <w:r w:rsidR="00761ACE">
        <w:rPr>
          <w:b/>
          <w:spacing w:val="-2"/>
          <w:w w:val="95"/>
          <w:sz w:val="24"/>
          <w:szCs w:val="24"/>
          <w:u w:val="single"/>
        </w:rPr>
        <w:t>E</w:t>
      </w:r>
    </w:p>
    <w:p w14:paraId="12E9526E" w14:textId="112C65EF" w:rsidR="00C15472" w:rsidRDefault="00846619" w:rsidP="00094231">
      <w:pPr>
        <w:pStyle w:val="TOC2"/>
        <w:tabs>
          <w:tab w:val="right" w:leader="dot" w:pos="9067"/>
        </w:tabs>
        <w:ind w:left="0"/>
        <w:rPr>
          <w:rFonts w:eastAsiaTheme="minorEastAsia"/>
          <w:smallCaps w:val="0"/>
          <w:noProof/>
          <w:kern w:val="2"/>
          <w:sz w:val="24"/>
          <w:szCs w:val="24"/>
          <w:lang w:eastAsia="es-ES"/>
          <w14:ligatures w14:val="standardContextual"/>
        </w:rPr>
      </w:pPr>
      <w:r w:rsidRPr="00D8466A">
        <w:rPr>
          <w:rFonts w:ascii="Tahoma" w:hAnsi="Tahoma" w:cs="Tahoma"/>
          <w:caps/>
          <w:sz w:val="22"/>
          <w:szCs w:val="22"/>
        </w:rPr>
        <w:fldChar w:fldCharType="begin"/>
      </w:r>
      <w:r w:rsidRPr="00D8466A">
        <w:rPr>
          <w:rFonts w:ascii="Tahoma" w:hAnsi="Tahoma" w:cs="Tahoma"/>
          <w:caps/>
          <w:sz w:val="22"/>
          <w:szCs w:val="22"/>
        </w:rPr>
        <w:instrText xml:space="preserve"> TOC \o "1-2" \h \z \u </w:instrText>
      </w:r>
      <w:r w:rsidRPr="00D8466A">
        <w:rPr>
          <w:rFonts w:ascii="Tahoma" w:hAnsi="Tahoma" w:cs="Tahoma"/>
          <w:caps/>
          <w:sz w:val="22"/>
          <w:szCs w:val="22"/>
        </w:rPr>
        <w:fldChar w:fldCharType="separate"/>
      </w:r>
    </w:p>
    <w:p w14:paraId="1C0BFE16" w14:textId="6904CDCD" w:rsidR="00C15472" w:rsidRPr="00094231" w:rsidRDefault="00C15472">
      <w:pPr>
        <w:pStyle w:val="TOC1"/>
        <w:tabs>
          <w:tab w:val="right" w:leader="dot" w:pos="9067"/>
        </w:tabs>
        <w:rPr>
          <w:rStyle w:val="Hyperlink"/>
          <w:rFonts w:ascii="Tahoma" w:hAnsi="Tahoma" w:cs="Tahoma"/>
          <w:b w:val="0"/>
          <w:bCs w:val="0"/>
          <w:sz w:val="22"/>
          <w:szCs w:val="22"/>
        </w:rPr>
      </w:pPr>
      <w:hyperlink w:anchor="_Toc221381865" w:history="1">
        <w:r w:rsidRPr="00094231">
          <w:rPr>
            <w:rStyle w:val="Hyperlink"/>
            <w:rFonts w:ascii="Tahoma" w:hAnsi="Tahoma" w:cs="Tahoma"/>
            <w:b w:val="0"/>
            <w:bCs w:val="0"/>
            <w:noProof/>
            <w:sz w:val="22"/>
            <w:szCs w:val="22"/>
          </w:rPr>
          <w:t>OBJETIVOS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_Toc221381865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4</w:t>
        </w:r>
        <w:r w:rsidRPr="00094231">
          <w:rPr>
            <w:rStyle w:val="Hyperlink"/>
            <w:rFonts w:ascii="Tahoma" w:hAnsi="Tahoma" w:cs="Tahoma"/>
            <w:b w:val="0"/>
            <w:bCs w:val="0"/>
            <w:webHidden/>
            <w:sz w:val="22"/>
            <w:szCs w:val="22"/>
          </w:rPr>
          <w:fldChar w:fldCharType="end"/>
        </w:r>
      </w:hyperlink>
    </w:p>
    <w:p w14:paraId="131F4758" w14:textId="695158B5" w:rsidR="00C15472" w:rsidRPr="00094231" w:rsidRDefault="00C15472">
      <w:pPr>
        <w:pStyle w:val="TOC1"/>
        <w:tabs>
          <w:tab w:val="right" w:leader="dot" w:pos="9067"/>
        </w:tabs>
        <w:rPr>
          <w:rStyle w:val="Hyperlink"/>
          <w:rFonts w:ascii="Tahoma" w:hAnsi="Tahoma" w:cs="Tahoma"/>
          <w:b w:val="0"/>
          <w:bCs w:val="0"/>
          <w:sz w:val="22"/>
          <w:szCs w:val="22"/>
        </w:rPr>
      </w:pPr>
      <w:hyperlink w:anchor="_Toc221381866" w:history="1">
        <w:r w:rsidRPr="00094231">
          <w:rPr>
            <w:rStyle w:val="Hyperlink"/>
            <w:rFonts w:ascii="Tahoma" w:hAnsi="Tahoma" w:cs="Tahoma"/>
            <w:b w:val="0"/>
            <w:bCs w:val="0"/>
            <w:noProof/>
            <w:sz w:val="22"/>
            <w:szCs w:val="22"/>
          </w:rPr>
          <w:t>DESCRIPCIÓN GENERAL DE LA HISTORIA</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_Toc221381866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4</w:t>
        </w:r>
        <w:r w:rsidRPr="00094231">
          <w:rPr>
            <w:rStyle w:val="Hyperlink"/>
            <w:rFonts w:ascii="Tahoma" w:hAnsi="Tahoma" w:cs="Tahoma"/>
            <w:b w:val="0"/>
            <w:bCs w:val="0"/>
            <w:webHidden/>
            <w:sz w:val="22"/>
            <w:szCs w:val="22"/>
          </w:rPr>
          <w:fldChar w:fldCharType="end"/>
        </w:r>
      </w:hyperlink>
    </w:p>
    <w:p w14:paraId="3200BB09" w14:textId="53E4674C" w:rsidR="00C15472" w:rsidRPr="00094231" w:rsidRDefault="00C15472">
      <w:pPr>
        <w:pStyle w:val="TOC1"/>
        <w:tabs>
          <w:tab w:val="right" w:leader="dot" w:pos="9067"/>
        </w:tabs>
        <w:rPr>
          <w:rStyle w:val="Hyperlink"/>
          <w:rFonts w:ascii="Tahoma" w:hAnsi="Tahoma" w:cs="Tahoma"/>
          <w:b w:val="0"/>
          <w:bCs w:val="0"/>
          <w:sz w:val="22"/>
          <w:szCs w:val="22"/>
        </w:rPr>
      </w:pPr>
      <w:hyperlink w:anchor="_Toc221381867" w:history="1">
        <w:r w:rsidRPr="00094231">
          <w:rPr>
            <w:rStyle w:val="Hyperlink"/>
            <w:rFonts w:ascii="Tahoma" w:hAnsi="Tahoma" w:cs="Tahoma"/>
            <w:b w:val="0"/>
            <w:bCs w:val="0"/>
            <w:noProof/>
            <w:sz w:val="22"/>
            <w:szCs w:val="22"/>
          </w:rPr>
          <w:t>CONTROLES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_Toc221381867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5</w:t>
        </w:r>
        <w:r w:rsidRPr="00094231">
          <w:rPr>
            <w:rStyle w:val="Hyperlink"/>
            <w:rFonts w:ascii="Tahoma" w:hAnsi="Tahoma" w:cs="Tahoma"/>
            <w:b w:val="0"/>
            <w:bCs w:val="0"/>
            <w:webHidden/>
            <w:sz w:val="22"/>
            <w:szCs w:val="22"/>
          </w:rPr>
          <w:fldChar w:fldCharType="end"/>
        </w:r>
      </w:hyperlink>
    </w:p>
    <w:p w14:paraId="6114075C" w14:textId="635A1573" w:rsidR="00C15472" w:rsidRPr="00094231" w:rsidRDefault="00C15472">
      <w:pPr>
        <w:pStyle w:val="TOC1"/>
        <w:tabs>
          <w:tab w:val="right" w:leader="dot" w:pos="9067"/>
        </w:tabs>
        <w:rPr>
          <w:rStyle w:val="Hyperlink"/>
          <w:rFonts w:ascii="Tahoma" w:hAnsi="Tahoma" w:cs="Tahoma"/>
          <w:b w:val="0"/>
          <w:bCs w:val="0"/>
          <w:sz w:val="22"/>
          <w:szCs w:val="22"/>
        </w:rPr>
      </w:pPr>
      <w:hyperlink w:anchor="_Toc221381868" w:history="1">
        <w:r w:rsidRPr="00094231">
          <w:rPr>
            <w:rStyle w:val="Hyperlink"/>
            <w:rFonts w:ascii="Tahoma" w:hAnsi="Tahoma" w:cs="Tahoma"/>
            <w:b w:val="0"/>
            <w:bCs w:val="0"/>
            <w:noProof/>
            <w:sz w:val="22"/>
            <w:szCs w:val="22"/>
          </w:rPr>
          <w:t>REQUERIMIENTOS TECNOLÓGICOS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_Toc221381868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6</w:t>
        </w:r>
        <w:r w:rsidRPr="00094231">
          <w:rPr>
            <w:rStyle w:val="Hyperlink"/>
            <w:rFonts w:ascii="Tahoma" w:hAnsi="Tahoma" w:cs="Tahoma"/>
            <w:b w:val="0"/>
            <w:bCs w:val="0"/>
            <w:webHidden/>
            <w:sz w:val="22"/>
            <w:szCs w:val="22"/>
          </w:rPr>
          <w:fldChar w:fldCharType="end"/>
        </w:r>
      </w:hyperlink>
    </w:p>
    <w:p w14:paraId="586B2C03" w14:textId="1A601D97" w:rsidR="00C15472" w:rsidRPr="00094231" w:rsidRDefault="00C15472">
      <w:pPr>
        <w:pStyle w:val="TOC1"/>
        <w:tabs>
          <w:tab w:val="right" w:leader="dot" w:pos="9067"/>
        </w:tabs>
        <w:rPr>
          <w:rStyle w:val="Hyperlink"/>
          <w:rFonts w:ascii="Tahoma" w:hAnsi="Tahoma" w:cs="Tahoma"/>
          <w:b w:val="0"/>
          <w:bCs w:val="0"/>
          <w:sz w:val="22"/>
          <w:szCs w:val="22"/>
        </w:rPr>
      </w:pPr>
      <w:hyperlink w:anchor="_Toc221381869" w:history="1">
        <w:r w:rsidRPr="00094231">
          <w:rPr>
            <w:rStyle w:val="Hyperlink"/>
            <w:rFonts w:ascii="Tahoma" w:hAnsi="Tahoma" w:cs="Tahoma"/>
            <w:b w:val="0"/>
            <w:bCs w:val="0"/>
            <w:noProof/>
            <w:sz w:val="22"/>
            <w:szCs w:val="22"/>
          </w:rPr>
          <w:t>PARTE FRONTAL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_Toc221381869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7</w:t>
        </w:r>
        <w:r w:rsidRPr="00094231">
          <w:rPr>
            <w:rStyle w:val="Hyperlink"/>
            <w:rFonts w:ascii="Tahoma" w:hAnsi="Tahoma" w:cs="Tahoma"/>
            <w:b w:val="0"/>
            <w:bCs w:val="0"/>
            <w:webHidden/>
            <w:sz w:val="22"/>
            <w:szCs w:val="22"/>
          </w:rPr>
          <w:fldChar w:fldCharType="end"/>
        </w:r>
      </w:hyperlink>
    </w:p>
    <w:p w14:paraId="228455E5" w14:textId="05ADFBE1" w:rsidR="00C15472" w:rsidRPr="00094231" w:rsidRDefault="00C15472">
      <w:pPr>
        <w:pStyle w:val="TOC1"/>
        <w:tabs>
          <w:tab w:val="right" w:leader="dot" w:pos="9067"/>
        </w:tabs>
        <w:rPr>
          <w:rStyle w:val="Hyperlink"/>
          <w:rFonts w:ascii="Tahoma" w:hAnsi="Tahoma" w:cs="Tahoma"/>
          <w:b w:val="0"/>
          <w:bCs w:val="0"/>
          <w:sz w:val="22"/>
          <w:szCs w:val="22"/>
        </w:rPr>
      </w:pPr>
      <w:hyperlink w:anchor="_Toc221381870" w:history="1">
        <w:r w:rsidRPr="00094231">
          <w:rPr>
            <w:rStyle w:val="Hyperlink"/>
            <w:rFonts w:ascii="Tahoma" w:hAnsi="Tahoma" w:cs="Tahoma"/>
            <w:b w:val="0"/>
            <w:bCs w:val="0"/>
            <w:noProof/>
            <w:sz w:val="22"/>
            <w:szCs w:val="22"/>
          </w:rPr>
          <w:t>TÍTULO/PANTALLA DE INICIO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_Toc221381870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7</w:t>
        </w:r>
        <w:r w:rsidRPr="00094231">
          <w:rPr>
            <w:rStyle w:val="Hyperlink"/>
            <w:rFonts w:ascii="Tahoma" w:hAnsi="Tahoma" w:cs="Tahoma"/>
            <w:b w:val="0"/>
            <w:bCs w:val="0"/>
            <w:webHidden/>
            <w:sz w:val="22"/>
            <w:szCs w:val="22"/>
          </w:rPr>
          <w:fldChar w:fldCharType="end"/>
        </w:r>
      </w:hyperlink>
    </w:p>
    <w:p w14:paraId="49DFEDC2" w14:textId="0BBD01A8" w:rsidR="00C15472" w:rsidRPr="00094231" w:rsidRDefault="00C15472">
      <w:pPr>
        <w:pStyle w:val="TOC1"/>
        <w:tabs>
          <w:tab w:val="right" w:leader="dot" w:pos="9067"/>
        </w:tabs>
        <w:rPr>
          <w:rStyle w:val="Hyperlink"/>
          <w:rFonts w:ascii="Tahoma" w:hAnsi="Tahoma" w:cs="Tahoma"/>
          <w:b w:val="0"/>
          <w:bCs w:val="0"/>
          <w:sz w:val="22"/>
          <w:szCs w:val="22"/>
        </w:rPr>
      </w:pPr>
      <w:hyperlink w:anchor="_Toc221381871" w:history="1">
        <w:r w:rsidRPr="00094231">
          <w:rPr>
            <w:rStyle w:val="Hyperlink"/>
            <w:rFonts w:ascii="Tahoma" w:hAnsi="Tahoma" w:cs="Tahoma"/>
            <w:b w:val="0"/>
            <w:bCs w:val="0"/>
            <w:noProof/>
            <w:sz w:val="22"/>
            <w:szCs w:val="22"/>
          </w:rPr>
          <w:t>OTRAS PANTALLAS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_Toc221381871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8</w:t>
        </w:r>
        <w:r w:rsidRPr="00094231">
          <w:rPr>
            <w:rStyle w:val="Hyperlink"/>
            <w:rFonts w:ascii="Tahoma" w:hAnsi="Tahoma" w:cs="Tahoma"/>
            <w:b w:val="0"/>
            <w:bCs w:val="0"/>
            <w:webHidden/>
            <w:sz w:val="22"/>
            <w:szCs w:val="22"/>
          </w:rPr>
          <w:fldChar w:fldCharType="end"/>
        </w:r>
      </w:hyperlink>
    </w:p>
    <w:p w14:paraId="2EB114D4" w14:textId="1739F66B" w:rsidR="00C15472" w:rsidRPr="00094231" w:rsidRDefault="00C15472">
      <w:pPr>
        <w:pStyle w:val="TOC1"/>
        <w:tabs>
          <w:tab w:val="right" w:leader="dot" w:pos="9067"/>
        </w:tabs>
        <w:rPr>
          <w:rStyle w:val="Hyperlink"/>
          <w:rFonts w:ascii="Tahoma" w:hAnsi="Tahoma" w:cs="Tahoma"/>
          <w:b w:val="0"/>
          <w:bCs w:val="0"/>
          <w:sz w:val="22"/>
          <w:szCs w:val="22"/>
        </w:rPr>
      </w:pPr>
      <w:hyperlink w:anchor="_Toc221381872" w:history="1">
        <w:r w:rsidRPr="00094231">
          <w:rPr>
            <w:rStyle w:val="Hyperlink"/>
            <w:rFonts w:ascii="Tahoma" w:hAnsi="Tahoma" w:cs="Tahoma"/>
            <w:b w:val="0"/>
            <w:bCs w:val="0"/>
            <w:noProof/>
            <w:sz w:val="22"/>
            <w:szCs w:val="22"/>
          </w:rPr>
          <w:t>PANTALLA DE CARGA</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_Toc221381872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9</w:t>
        </w:r>
        <w:r w:rsidRPr="00094231">
          <w:rPr>
            <w:rStyle w:val="Hyperlink"/>
            <w:rFonts w:ascii="Tahoma" w:hAnsi="Tahoma" w:cs="Tahoma"/>
            <w:b w:val="0"/>
            <w:bCs w:val="0"/>
            <w:webHidden/>
            <w:sz w:val="22"/>
            <w:szCs w:val="22"/>
          </w:rPr>
          <w:fldChar w:fldCharType="end"/>
        </w:r>
      </w:hyperlink>
    </w:p>
    <w:p w14:paraId="5A78CB53" w14:textId="4BFF7E12" w:rsidR="00C15472" w:rsidRPr="00094231" w:rsidRDefault="00C15472">
      <w:pPr>
        <w:pStyle w:val="TOC1"/>
        <w:tabs>
          <w:tab w:val="right" w:leader="dot" w:pos="9067"/>
        </w:tabs>
        <w:rPr>
          <w:rStyle w:val="Hyperlink"/>
          <w:rFonts w:ascii="Tahoma" w:hAnsi="Tahoma" w:cs="Tahoma"/>
          <w:b w:val="0"/>
          <w:bCs w:val="0"/>
          <w:sz w:val="22"/>
          <w:szCs w:val="22"/>
        </w:rPr>
      </w:pPr>
      <w:hyperlink w:anchor="_Toc221381873" w:history="1">
        <w:r w:rsidRPr="00094231">
          <w:rPr>
            <w:rStyle w:val="Hyperlink"/>
            <w:rFonts w:ascii="Tahoma" w:hAnsi="Tahoma" w:cs="Tahoma"/>
            <w:b w:val="0"/>
            <w:bCs w:val="0"/>
            <w:noProof/>
            <w:sz w:val="22"/>
            <w:szCs w:val="22"/>
          </w:rPr>
          <w:t>CÁMARA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_Toc221381873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9</w:t>
        </w:r>
        <w:r w:rsidRPr="00094231">
          <w:rPr>
            <w:rStyle w:val="Hyperlink"/>
            <w:rFonts w:ascii="Tahoma" w:hAnsi="Tahoma" w:cs="Tahoma"/>
            <w:b w:val="0"/>
            <w:bCs w:val="0"/>
            <w:webHidden/>
            <w:sz w:val="22"/>
            <w:szCs w:val="22"/>
          </w:rPr>
          <w:fldChar w:fldCharType="end"/>
        </w:r>
      </w:hyperlink>
    </w:p>
    <w:p w14:paraId="4FE376A0" w14:textId="7190FAB6" w:rsidR="00C15472" w:rsidRPr="00094231" w:rsidRDefault="00C15472">
      <w:pPr>
        <w:pStyle w:val="TOC1"/>
        <w:tabs>
          <w:tab w:val="right" w:leader="dot" w:pos="9067"/>
        </w:tabs>
        <w:rPr>
          <w:rStyle w:val="Hyperlink"/>
          <w:rFonts w:ascii="Tahoma" w:hAnsi="Tahoma" w:cs="Tahoma"/>
          <w:b w:val="0"/>
          <w:bCs w:val="0"/>
          <w:sz w:val="22"/>
          <w:szCs w:val="22"/>
        </w:rPr>
      </w:pPr>
      <w:hyperlink w:anchor="_Toc221381877" w:history="1">
        <w:r w:rsidRPr="00094231">
          <w:rPr>
            <w:rStyle w:val="Hyperlink"/>
            <w:rFonts w:ascii="Tahoma" w:hAnsi="Tahoma" w:cs="Tahoma"/>
            <w:b w:val="0"/>
            <w:bCs w:val="0"/>
            <w:noProof/>
            <w:sz w:val="22"/>
            <w:szCs w:val="22"/>
          </w:rPr>
          <w:t>SISTEMA HUD</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_Toc221381877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9</w:t>
        </w:r>
        <w:r w:rsidRPr="00094231">
          <w:rPr>
            <w:rStyle w:val="Hyperlink"/>
            <w:rFonts w:ascii="Tahoma" w:hAnsi="Tahoma" w:cs="Tahoma"/>
            <w:b w:val="0"/>
            <w:bCs w:val="0"/>
            <w:webHidden/>
            <w:sz w:val="22"/>
            <w:szCs w:val="22"/>
          </w:rPr>
          <w:fldChar w:fldCharType="end"/>
        </w:r>
      </w:hyperlink>
    </w:p>
    <w:p w14:paraId="644ABD20" w14:textId="288E2144" w:rsidR="00C15472" w:rsidRPr="00094231" w:rsidRDefault="00C15472">
      <w:pPr>
        <w:pStyle w:val="TOC1"/>
        <w:tabs>
          <w:tab w:val="right" w:leader="dot" w:pos="9067"/>
        </w:tabs>
        <w:rPr>
          <w:rStyle w:val="Hyperlink"/>
          <w:rFonts w:ascii="Tahoma" w:hAnsi="Tahoma" w:cs="Tahoma"/>
          <w:b w:val="0"/>
          <w:bCs w:val="0"/>
          <w:sz w:val="22"/>
          <w:szCs w:val="22"/>
        </w:rPr>
      </w:pPr>
      <w:hyperlink w:anchor="_Toc221381878" w:history="1">
        <w:r w:rsidRPr="00094231">
          <w:rPr>
            <w:rStyle w:val="Hyperlink"/>
            <w:rFonts w:ascii="Tahoma" w:hAnsi="Tahoma" w:cs="Tahoma"/>
            <w:b w:val="0"/>
            <w:bCs w:val="0"/>
            <w:noProof/>
            <w:sz w:val="22"/>
            <w:szCs w:val="22"/>
          </w:rPr>
          <w:t>PERSONAJE DEL JUGADOR</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_Toc221381878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10</w:t>
        </w:r>
        <w:r w:rsidRPr="00094231">
          <w:rPr>
            <w:rStyle w:val="Hyperlink"/>
            <w:rFonts w:ascii="Tahoma" w:hAnsi="Tahoma" w:cs="Tahoma"/>
            <w:b w:val="0"/>
            <w:bCs w:val="0"/>
            <w:webHidden/>
            <w:sz w:val="22"/>
            <w:szCs w:val="22"/>
          </w:rPr>
          <w:fldChar w:fldCharType="end"/>
        </w:r>
      </w:hyperlink>
    </w:p>
    <w:p w14:paraId="22466F23" w14:textId="3EC10168" w:rsidR="00C15472" w:rsidRPr="00094231" w:rsidRDefault="00C15472">
      <w:pPr>
        <w:pStyle w:val="TOC1"/>
        <w:tabs>
          <w:tab w:val="right" w:leader="dot" w:pos="9067"/>
        </w:tabs>
        <w:rPr>
          <w:rStyle w:val="Hyperlink"/>
          <w:rFonts w:ascii="Tahoma" w:hAnsi="Tahoma" w:cs="Tahoma"/>
          <w:b w:val="0"/>
          <w:bCs w:val="0"/>
          <w:sz w:val="22"/>
          <w:szCs w:val="22"/>
        </w:rPr>
      </w:pPr>
      <w:hyperlink w:anchor="_Toc221381879" w:history="1">
        <w:r w:rsidRPr="00094231">
          <w:rPr>
            <w:rStyle w:val="Hyperlink"/>
            <w:rFonts w:ascii="Tahoma" w:hAnsi="Tahoma" w:cs="Tahoma"/>
            <w:b w:val="0"/>
            <w:bCs w:val="0"/>
            <w:noProof/>
            <w:sz w:val="22"/>
            <w:szCs w:val="22"/>
          </w:rPr>
          <w:t>HABILIDADES DEL JUGADOR</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_Toc221381879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11</w:t>
        </w:r>
        <w:r w:rsidRPr="00094231">
          <w:rPr>
            <w:rStyle w:val="Hyperlink"/>
            <w:rFonts w:ascii="Tahoma" w:hAnsi="Tahoma" w:cs="Tahoma"/>
            <w:b w:val="0"/>
            <w:bCs w:val="0"/>
            <w:webHidden/>
            <w:sz w:val="22"/>
            <w:szCs w:val="22"/>
          </w:rPr>
          <w:fldChar w:fldCharType="end"/>
        </w:r>
      </w:hyperlink>
    </w:p>
    <w:p w14:paraId="03224485" w14:textId="2F8FFD8E" w:rsidR="00C15472" w:rsidRPr="00094231" w:rsidRDefault="00C15472">
      <w:pPr>
        <w:pStyle w:val="TOC1"/>
        <w:tabs>
          <w:tab w:val="right" w:leader="dot" w:pos="9067"/>
        </w:tabs>
        <w:rPr>
          <w:rStyle w:val="Hyperlink"/>
          <w:rFonts w:ascii="Tahoma" w:hAnsi="Tahoma" w:cs="Tahoma"/>
          <w:b w:val="0"/>
          <w:bCs w:val="0"/>
          <w:sz w:val="22"/>
          <w:szCs w:val="22"/>
        </w:rPr>
      </w:pPr>
      <w:hyperlink w:anchor="_Toc221381880" w:history="1">
        <w:r w:rsidRPr="00094231">
          <w:rPr>
            <w:rStyle w:val="Hyperlink"/>
            <w:rFonts w:ascii="Tahoma" w:hAnsi="Tahoma" w:cs="Tahoma"/>
            <w:b w:val="0"/>
            <w:bCs w:val="0"/>
            <w:noProof/>
            <w:sz w:val="22"/>
            <w:szCs w:val="22"/>
          </w:rPr>
          <w:t>VIDA</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_Toc221381880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12</w:t>
        </w:r>
        <w:r w:rsidRPr="00094231">
          <w:rPr>
            <w:rStyle w:val="Hyperlink"/>
            <w:rFonts w:ascii="Tahoma" w:hAnsi="Tahoma" w:cs="Tahoma"/>
            <w:b w:val="0"/>
            <w:bCs w:val="0"/>
            <w:webHidden/>
            <w:sz w:val="22"/>
            <w:szCs w:val="22"/>
          </w:rPr>
          <w:fldChar w:fldCharType="end"/>
        </w:r>
      </w:hyperlink>
    </w:p>
    <w:p w14:paraId="1A0CA1A5" w14:textId="0B55EAF4" w:rsidR="00C15472" w:rsidRPr="00094231" w:rsidRDefault="00C15472">
      <w:pPr>
        <w:pStyle w:val="TOC1"/>
        <w:tabs>
          <w:tab w:val="right" w:leader="dot" w:pos="9067"/>
        </w:tabs>
        <w:rPr>
          <w:rStyle w:val="Hyperlink"/>
          <w:rFonts w:ascii="Tahoma" w:hAnsi="Tahoma" w:cs="Tahoma"/>
          <w:b w:val="0"/>
          <w:bCs w:val="0"/>
          <w:sz w:val="22"/>
          <w:szCs w:val="22"/>
        </w:rPr>
      </w:pPr>
      <w:hyperlink w:anchor="_Toc221381885" w:history="1">
        <w:r w:rsidRPr="00094231">
          <w:rPr>
            <w:rStyle w:val="Hyperlink"/>
            <w:rFonts w:ascii="Tahoma" w:hAnsi="Tahoma" w:cs="Tahoma"/>
            <w:b w:val="0"/>
            <w:bCs w:val="0"/>
            <w:noProof/>
            <w:sz w:val="22"/>
            <w:szCs w:val="22"/>
          </w:rPr>
          <w:t>PERSONAJES PRINCIPALES DE LA HISTORIA</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_Toc221381885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13</w:t>
        </w:r>
        <w:r w:rsidRPr="00094231">
          <w:rPr>
            <w:rStyle w:val="Hyperlink"/>
            <w:rFonts w:ascii="Tahoma" w:hAnsi="Tahoma" w:cs="Tahoma"/>
            <w:b w:val="0"/>
            <w:bCs w:val="0"/>
            <w:webHidden/>
            <w:sz w:val="22"/>
            <w:szCs w:val="22"/>
          </w:rPr>
          <w:fldChar w:fldCharType="end"/>
        </w:r>
      </w:hyperlink>
    </w:p>
    <w:p w14:paraId="71A206E3" w14:textId="36541DED" w:rsidR="00C15472" w:rsidRPr="00094231" w:rsidRDefault="00C15472">
      <w:pPr>
        <w:pStyle w:val="TOC1"/>
        <w:tabs>
          <w:tab w:val="right" w:leader="dot" w:pos="9067"/>
        </w:tabs>
        <w:rPr>
          <w:rStyle w:val="Hyperlink"/>
          <w:rFonts w:ascii="Tahoma" w:hAnsi="Tahoma" w:cs="Tahoma"/>
          <w:b w:val="0"/>
          <w:bCs w:val="0"/>
          <w:sz w:val="22"/>
          <w:szCs w:val="22"/>
        </w:rPr>
      </w:pPr>
      <w:hyperlink w:anchor="_Toc221381886" w:history="1">
        <w:r w:rsidRPr="00094231">
          <w:rPr>
            <w:rStyle w:val="Hyperlink"/>
            <w:rFonts w:ascii="Tahoma" w:hAnsi="Tahoma" w:cs="Tahoma"/>
            <w:b w:val="0"/>
            <w:bCs w:val="0"/>
            <w:noProof/>
            <w:sz w:val="22"/>
            <w:szCs w:val="22"/>
          </w:rPr>
          <w:t>ESQUEMA DE PROGRESIÓN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_Toc221381886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14</w:t>
        </w:r>
        <w:r w:rsidRPr="00094231">
          <w:rPr>
            <w:rStyle w:val="Hyperlink"/>
            <w:rFonts w:ascii="Tahoma" w:hAnsi="Tahoma" w:cs="Tahoma"/>
            <w:b w:val="0"/>
            <w:bCs w:val="0"/>
            <w:webHidden/>
            <w:sz w:val="22"/>
            <w:szCs w:val="22"/>
          </w:rPr>
          <w:fldChar w:fldCharType="end"/>
        </w:r>
      </w:hyperlink>
    </w:p>
    <w:p w14:paraId="6FEF2B66" w14:textId="0ADF7B13" w:rsidR="00C15472" w:rsidRPr="00094231" w:rsidRDefault="00C15472">
      <w:pPr>
        <w:pStyle w:val="TOC1"/>
        <w:tabs>
          <w:tab w:val="right" w:leader="dot" w:pos="9067"/>
        </w:tabs>
        <w:rPr>
          <w:rStyle w:val="Hyperlink"/>
          <w:rFonts w:ascii="Tahoma" w:hAnsi="Tahoma" w:cs="Tahoma"/>
          <w:b w:val="0"/>
          <w:bCs w:val="0"/>
          <w:sz w:val="22"/>
          <w:szCs w:val="22"/>
        </w:rPr>
      </w:pPr>
      <w:hyperlink w:anchor="_Toc221381887" w:history="1">
        <w:r w:rsidRPr="00094231">
          <w:rPr>
            <w:rStyle w:val="Hyperlink"/>
            <w:rFonts w:ascii="Tahoma" w:hAnsi="Tahoma" w:cs="Tahoma"/>
            <w:b w:val="0"/>
            <w:bCs w:val="0"/>
            <w:noProof/>
            <w:sz w:val="22"/>
            <w:szCs w:val="22"/>
          </w:rPr>
          <w:t>CLASIFICACIÓN DE LA JUGABILIDAD</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_Toc221381887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16</w:t>
        </w:r>
        <w:r w:rsidRPr="00094231">
          <w:rPr>
            <w:rStyle w:val="Hyperlink"/>
            <w:rFonts w:ascii="Tahoma" w:hAnsi="Tahoma" w:cs="Tahoma"/>
            <w:b w:val="0"/>
            <w:bCs w:val="0"/>
            <w:webHidden/>
            <w:sz w:val="22"/>
            <w:szCs w:val="22"/>
          </w:rPr>
          <w:fldChar w:fldCharType="end"/>
        </w:r>
      </w:hyperlink>
    </w:p>
    <w:p w14:paraId="4560C87D" w14:textId="0B318584" w:rsidR="00C15472" w:rsidRPr="00094231" w:rsidRDefault="00C15472">
      <w:pPr>
        <w:pStyle w:val="TOC1"/>
        <w:tabs>
          <w:tab w:val="right" w:leader="dot" w:pos="9067"/>
        </w:tabs>
        <w:rPr>
          <w:rStyle w:val="Hyperlink"/>
          <w:rFonts w:ascii="Tahoma" w:hAnsi="Tahoma" w:cs="Tahoma"/>
          <w:b w:val="0"/>
          <w:bCs w:val="0"/>
          <w:sz w:val="22"/>
          <w:szCs w:val="22"/>
        </w:rPr>
      </w:pPr>
      <w:hyperlink w:anchor="_Toc221381888" w:history="1">
        <w:r w:rsidRPr="00094231">
          <w:rPr>
            <w:rStyle w:val="Hyperlink"/>
            <w:rFonts w:ascii="Tahoma" w:hAnsi="Tahoma" w:cs="Tahoma"/>
            <w:b w:val="0"/>
            <w:bCs w:val="0"/>
            <w:noProof/>
            <w:sz w:val="22"/>
            <w:szCs w:val="22"/>
          </w:rPr>
          <w:t>MECÁNICAS UNIVERSALES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_Toc221381888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17</w:t>
        </w:r>
        <w:r w:rsidRPr="00094231">
          <w:rPr>
            <w:rStyle w:val="Hyperlink"/>
            <w:rFonts w:ascii="Tahoma" w:hAnsi="Tahoma" w:cs="Tahoma"/>
            <w:b w:val="0"/>
            <w:bCs w:val="0"/>
            <w:webHidden/>
            <w:sz w:val="22"/>
            <w:szCs w:val="22"/>
          </w:rPr>
          <w:fldChar w:fldCharType="end"/>
        </w:r>
      </w:hyperlink>
    </w:p>
    <w:p w14:paraId="2CF8348F" w14:textId="5E2CD363" w:rsidR="00C15472" w:rsidRPr="00094231" w:rsidRDefault="00C15472">
      <w:pPr>
        <w:pStyle w:val="TOC1"/>
        <w:tabs>
          <w:tab w:val="right" w:leader="dot" w:pos="9067"/>
        </w:tabs>
        <w:rPr>
          <w:rStyle w:val="Hyperlink"/>
          <w:rFonts w:ascii="Tahoma" w:hAnsi="Tahoma" w:cs="Tahoma"/>
          <w:b w:val="0"/>
          <w:bCs w:val="0"/>
          <w:sz w:val="22"/>
          <w:szCs w:val="22"/>
        </w:rPr>
      </w:pPr>
      <w:hyperlink w:anchor="_Toc221381889" w:history="1">
        <w:r w:rsidRPr="00094231">
          <w:rPr>
            <w:rStyle w:val="Hyperlink"/>
            <w:rFonts w:ascii="Tahoma" w:hAnsi="Tahoma" w:cs="Tahoma"/>
            <w:b w:val="0"/>
            <w:bCs w:val="0"/>
            <w:noProof/>
            <w:sz w:val="22"/>
            <w:szCs w:val="22"/>
          </w:rPr>
          <w:t>SISTEMA DE LEADERBOARD Y ANALÍTICA DE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_Toc221381889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17</w:t>
        </w:r>
        <w:r w:rsidRPr="00094231">
          <w:rPr>
            <w:rStyle w:val="Hyperlink"/>
            <w:rFonts w:ascii="Tahoma" w:hAnsi="Tahoma" w:cs="Tahoma"/>
            <w:b w:val="0"/>
            <w:bCs w:val="0"/>
            <w:webHidden/>
            <w:sz w:val="22"/>
            <w:szCs w:val="22"/>
          </w:rPr>
          <w:fldChar w:fldCharType="end"/>
        </w:r>
      </w:hyperlink>
    </w:p>
    <w:p w14:paraId="490520EC" w14:textId="091E0CA1" w:rsidR="00C15472" w:rsidRPr="00094231" w:rsidRDefault="00C15472">
      <w:pPr>
        <w:pStyle w:val="TOC1"/>
        <w:tabs>
          <w:tab w:val="right" w:leader="dot" w:pos="9067"/>
        </w:tabs>
        <w:rPr>
          <w:rStyle w:val="Hyperlink"/>
          <w:rFonts w:ascii="Tahoma" w:hAnsi="Tahoma" w:cs="Tahoma"/>
          <w:b w:val="0"/>
          <w:bCs w:val="0"/>
          <w:sz w:val="22"/>
          <w:szCs w:val="22"/>
        </w:rPr>
      </w:pPr>
      <w:hyperlink w:anchor="_Toc221381890" w:history="1">
        <w:r w:rsidRPr="00094231">
          <w:rPr>
            <w:rStyle w:val="Hyperlink"/>
            <w:rFonts w:ascii="Tahoma" w:hAnsi="Tahoma" w:cs="Tahoma"/>
            <w:b w:val="0"/>
            <w:bCs w:val="0"/>
            <w:noProof/>
            <w:sz w:val="22"/>
            <w:szCs w:val="22"/>
          </w:rPr>
          <w:t>NIVELES DEL JUEGO</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_Toc221381890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18</w:t>
        </w:r>
        <w:r w:rsidRPr="00094231">
          <w:rPr>
            <w:rStyle w:val="Hyperlink"/>
            <w:rFonts w:ascii="Tahoma" w:hAnsi="Tahoma" w:cs="Tahoma"/>
            <w:b w:val="0"/>
            <w:bCs w:val="0"/>
            <w:webHidden/>
            <w:sz w:val="22"/>
            <w:szCs w:val="22"/>
          </w:rPr>
          <w:fldChar w:fldCharType="end"/>
        </w:r>
      </w:hyperlink>
    </w:p>
    <w:p w14:paraId="64CCE8CE" w14:textId="3971F2C0" w:rsidR="00C15472" w:rsidRPr="00094231" w:rsidRDefault="00C15472">
      <w:pPr>
        <w:pStyle w:val="TOC1"/>
        <w:tabs>
          <w:tab w:val="right" w:leader="dot" w:pos="9067"/>
        </w:tabs>
        <w:rPr>
          <w:rStyle w:val="Hyperlink"/>
          <w:rFonts w:ascii="Tahoma" w:hAnsi="Tahoma" w:cs="Tahoma"/>
          <w:b w:val="0"/>
          <w:bCs w:val="0"/>
          <w:sz w:val="22"/>
          <w:szCs w:val="22"/>
        </w:rPr>
      </w:pPr>
      <w:hyperlink w:anchor="_Toc221381891" w:history="1">
        <w:r w:rsidRPr="00094231">
          <w:rPr>
            <w:rStyle w:val="Hyperlink"/>
            <w:rFonts w:ascii="Tahoma" w:hAnsi="Tahoma" w:cs="Tahoma"/>
            <w:b w:val="0"/>
            <w:bCs w:val="0"/>
            <w:noProof/>
            <w:sz w:val="22"/>
            <w:szCs w:val="22"/>
          </w:rPr>
          <w:t>REGLAS GENERALES EN LO ENEMIGOS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_Toc221381891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21</w:t>
        </w:r>
        <w:r w:rsidRPr="00094231">
          <w:rPr>
            <w:rStyle w:val="Hyperlink"/>
            <w:rFonts w:ascii="Tahoma" w:hAnsi="Tahoma" w:cs="Tahoma"/>
            <w:b w:val="0"/>
            <w:bCs w:val="0"/>
            <w:webHidden/>
            <w:sz w:val="22"/>
            <w:szCs w:val="22"/>
          </w:rPr>
          <w:fldChar w:fldCharType="end"/>
        </w:r>
      </w:hyperlink>
    </w:p>
    <w:p w14:paraId="4EADF1BA" w14:textId="1579599F" w:rsidR="00C15472" w:rsidRPr="00094231" w:rsidRDefault="00C15472">
      <w:pPr>
        <w:pStyle w:val="TOC1"/>
        <w:tabs>
          <w:tab w:val="right" w:leader="dot" w:pos="9067"/>
        </w:tabs>
        <w:rPr>
          <w:rStyle w:val="Hyperlink"/>
          <w:rFonts w:ascii="Tahoma" w:hAnsi="Tahoma" w:cs="Tahoma"/>
          <w:b w:val="0"/>
          <w:bCs w:val="0"/>
          <w:sz w:val="22"/>
          <w:szCs w:val="22"/>
        </w:rPr>
      </w:pPr>
      <w:hyperlink w:anchor="_Toc221381895" w:history="1">
        <w:r w:rsidRPr="00094231">
          <w:rPr>
            <w:rStyle w:val="Hyperlink"/>
            <w:rFonts w:ascii="Tahoma" w:hAnsi="Tahoma" w:cs="Tahoma"/>
            <w:b w:val="0"/>
            <w:bCs w:val="0"/>
            <w:noProof/>
            <w:sz w:val="22"/>
            <w:szCs w:val="22"/>
          </w:rPr>
          <w:t>MODELOS DE IA ENTRENADOS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_Toc221381895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22</w:t>
        </w:r>
        <w:r w:rsidRPr="00094231">
          <w:rPr>
            <w:rStyle w:val="Hyperlink"/>
            <w:rFonts w:ascii="Tahoma" w:hAnsi="Tahoma" w:cs="Tahoma"/>
            <w:b w:val="0"/>
            <w:bCs w:val="0"/>
            <w:webHidden/>
            <w:sz w:val="22"/>
            <w:szCs w:val="22"/>
          </w:rPr>
          <w:fldChar w:fldCharType="end"/>
        </w:r>
      </w:hyperlink>
    </w:p>
    <w:p w14:paraId="078BFCE9" w14:textId="1BF3C6F3" w:rsidR="00C15472" w:rsidRPr="00094231" w:rsidRDefault="00C15472">
      <w:pPr>
        <w:pStyle w:val="TOC1"/>
        <w:tabs>
          <w:tab w:val="right" w:leader="dot" w:pos="9067"/>
        </w:tabs>
        <w:rPr>
          <w:rStyle w:val="Hyperlink"/>
          <w:rFonts w:ascii="Tahoma" w:hAnsi="Tahoma" w:cs="Tahoma"/>
          <w:b w:val="0"/>
          <w:bCs w:val="0"/>
          <w:sz w:val="22"/>
          <w:szCs w:val="22"/>
        </w:rPr>
      </w:pPr>
      <w:hyperlink w:anchor="_Toc221381897" w:history="1">
        <w:r w:rsidRPr="00094231">
          <w:rPr>
            <w:rStyle w:val="Hyperlink"/>
            <w:rFonts w:ascii="Tahoma" w:hAnsi="Tahoma" w:cs="Tahoma"/>
            <w:b w:val="0"/>
            <w:bCs w:val="0"/>
            <w:noProof/>
            <w:sz w:val="22"/>
            <w:szCs w:val="22"/>
          </w:rPr>
          <w:t>NIVEL - ENEMIGOS ESPECIFICOS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_Toc221381897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23</w:t>
        </w:r>
        <w:r w:rsidRPr="00094231">
          <w:rPr>
            <w:rStyle w:val="Hyperlink"/>
            <w:rFonts w:ascii="Tahoma" w:hAnsi="Tahoma" w:cs="Tahoma"/>
            <w:b w:val="0"/>
            <w:bCs w:val="0"/>
            <w:webHidden/>
            <w:sz w:val="22"/>
            <w:szCs w:val="22"/>
          </w:rPr>
          <w:fldChar w:fldCharType="end"/>
        </w:r>
      </w:hyperlink>
    </w:p>
    <w:p w14:paraId="58959B1B" w14:textId="71E604BF" w:rsidR="00C15472" w:rsidRPr="00094231" w:rsidRDefault="00C15472">
      <w:pPr>
        <w:pStyle w:val="TOC1"/>
        <w:tabs>
          <w:tab w:val="right" w:leader="dot" w:pos="9067"/>
        </w:tabs>
        <w:rPr>
          <w:rStyle w:val="Hyperlink"/>
          <w:rFonts w:ascii="Tahoma" w:hAnsi="Tahoma" w:cs="Tahoma"/>
          <w:b w:val="0"/>
          <w:bCs w:val="0"/>
          <w:sz w:val="22"/>
          <w:szCs w:val="22"/>
        </w:rPr>
      </w:pPr>
      <w:hyperlink w:anchor="_Toc221381899" w:history="1">
        <w:r w:rsidRPr="00094231">
          <w:rPr>
            <w:rStyle w:val="Hyperlink"/>
            <w:rFonts w:ascii="Tahoma" w:hAnsi="Tahoma" w:cs="Tahoma"/>
            <w:b w:val="0"/>
            <w:bCs w:val="0"/>
            <w:noProof/>
            <w:sz w:val="22"/>
            <w:szCs w:val="22"/>
          </w:rPr>
          <w:t>JEFES</w:t>
        </w:r>
        <w:r w:rsidRPr="00094231">
          <w:rPr>
            <w:rStyle w:val="Hyperlink"/>
            <w:rFonts w:ascii="Tahoma" w:hAnsi="Tahoma" w:cs="Tahoma"/>
            <w:b w:val="0"/>
            <w:bCs w:val="0"/>
            <w:webHidden/>
            <w:sz w:val="22"/>
            <w:szCs w:val="22"/>
          </w:rPr>
          <w:tab/>
        </w:r>
        <w:r w:rsidRPr="00094231">
          <w:rPr>
            <w:rStyle w:val="Hyperlink"/>
            <w:rFonts w:ascii="Tahoma" w:hAnsi="Tahoma" w:cs="Tahoma"/>
            <w:b w:val="0"/>
            <w:bCs w:val="0"/>
            <w:webHidden/>
            <w:sz w:val="22"/>
            <w:szCs w:val="22"/>
          </w:rPr>
          <w:fldChar w:fldCharType="begin"/>
        </w:r>
        <w:r w:rsidRPr="00094231">
          <w:rPr>
            <w:rStyle w:val="Hyperlink"/>
            <w:rFonts w:ascii="Tahoma" w:hAnsi="Tahoma" w:cs="Tahoma"/>
            <w:b w:val="0"/>
            <w:bCs w:val="0"/>
            <w:webHidden/>
            <w:sz w:val="22"/>
            <w:szCs w:val="22"/>
          </w:rPr>
          <w:instrText xml:space="preserve"> PAGEREF _Toc221381899 \h </w:instrText>
        </w:r>
        <w:r w:rsidRPr="00094231">
          <w:rPr>
            <w:rStyle w:val="Hyperlink"/>
            <w:rFonts w:ascii="Tahoma" w:hAnsi="Tahoma" w:cs="Tahoma"/>
            <w:b w:val="0"/>
            <w:bCs w:val="0"/>
            <w:webHidden/>
            <w:sz w:val="22"/>
            <w:szCs w:val="22"/>
          </w:rPr>
        </w:r>
        <w:r w:rsidRPr="00094231">
          <w:rPr>
            <w:rStyle w:val="Hyperlink"/>
            <w:rFonts w:ascii="Tahoma" w:hAnsi="Tahoma" w:cs="Tahoma"/>
            <w:b w:val="0"/>
            <w:bCs w:val="0"/>
            <w:webHidden/>
            <w:sz w:val="22"/>
            <w:szCs w:val="22"/>
          </w:rPr>
          <w:fldChar w:fldCharType="separate"/>
        </w:r>
        <w:r w:rsidRPr="00094231">
          <w:rPr>
            <w:rStyle w:val="Hyperlink"/>
            <w:rFonts w:ascii="Tahoma" w:hAnsi="Tahoma" w:cs="Tahoma"/>
            <w:b w:val="0"/>
            <w:bCs w:val="0"/>
            <w:webHidden/>
            <w:sz w:val="22"/>
            <w:szCs w:val="22"/>
          </w:rPr>
          <w:t>24</w:t>
        </w:r>
        <w:r w:rsidRPr="00094231">
          <w:rPr>
            <w:rStyle w:val="Hyperlink"/>
            <w:rFonts w:ascii="Tahoma" w:hAnsi="Tahoma" w:cs="Tahoma"/>
            <w:b w:val="0"/>
            <w:bCs w:val="0"/>
            <w:webHidden/>
            <w:sz w:val="22"/>
            <w:szCs w:val="22"/>
          </w:rPr>
          <w:fldChar w:fldCharType="end"/>
        </w:r>
      </w:hyperlink>
    </w:p>
    <w:p w14:paraId="7E5DCCE8" w14:textId="7E6C36EE" w:rsidR="00EF5327" w:rsidRDefault="00846619" w:rsidP="00E52C37">
      <w:pPr>
        <w:pStyle w:val="TOC1"/>
        <w:tabs>
          <w:tab w:val="right" w:pos="9068"/>
        </w:tabs>
        <w:sectPr w:rsidR="00EF5327">
          <w:type w:val="continuous"/>
          <w:pgSz w:w="11910" w:h="16850"/>
          <w:pgMar w:top="1241" w:right="1133" w:bottom="1218" w:left="1700" w:header="1" w:footer="907" w:gutter="0"/>
          <w:cols w:space="720"/>
        </w:sectPr>
      </w:pPr>
      <w:r w:rsidRPr="00D8466A">
        <w:rPr>
          <w:rFonts w:ascii="Tahoma" w:hAnsi="Tahoma" w:cs="Tahoma"/>
          <w:b w:val="0"/>
          <w:bCs w:val="0"/>
          <w:caps w:val="0"/>
          <w:sz w:val="22"/>
          <w:szCs w:val="22"/>
        </w:rPr>
        <w:fldChar w:fldCharType="end"/>
      </w:r>
    </w:p>
    <w:p w14:paraId="6F8AEC05" w14:textId="77777777" w:rsidR="00EF5327" w:rsidRDefault="00EF5327">
      <w:pPr>
        <w:pStyle w:val="BodyText"/>
        <w:spacing w:before="29"/>
        <w:ind w:left="0" w:firstLine="0"/>
        <w:rPr>
          <w:b/>
          <w:sz w:val="24"/>
          <w:szCs w:val="24"/>
        </w:rPr>
      </w:pPr>
    </w:p>
    <w:p w14:paraId="3F8D72E1" w14:textId="77777777" w:rsidR="00EF5327" w:rsidRDefault="00E9248D" w:rsidP="00846619">
      <w:pPr>
        <w:pStyle w:val="Heading1"/>
        <w:rPr>
          <w:u w:val="none"/>
        </w:rPr>
      </w:pPr>
      <w:bookmarkStart w:id="23" w:name="_bookmark0"/>
      <w:bookmarkStart w:id="24" w:name="_Toc221381865"/>
      <w:bookmarkEnd w:id="23"/>
      <w:r>
        <w:t>OBJETIVOS</w:t>
      </w:r>
      <w:r>
        <w:rPr>
          <w:spacing w:val="12"/>
        </w:rPr>
        <w:t xml:space="preserve"> </w:t>
      </w:r>
      <w:r>
        <w:t>DEL</w:t>
      </w:r>
      <w:r>
        <w:rPr>
          <w:spacing w:val="13"/>
        </w:rPr>
        <w:t xml:space="preserve"> </w:t>
      </w:r>
      <w:r w:rsidRPr="00846619">
        <w:t>JUEGO</w:t>
      </w:r>
      <w:bookmarkEnd w:id="24"/>
    </w:p>
    <w:p w14:paraId="61A450CB" w14:textId="77777777" w:rsidR="00CC6FA9" w:rsidRPr="00CC6FA9" w:rsidRDefault="00CC6FA9" w:rsidP="00A163C4">
      <w:pPr>
        <w:spacing w:before="129"/>
        <w:jc w:val="both"/>
        <w:rPr>
          <w:b/>
          <w:bCs/>
          <w:spacing w:val="-2"/>
        </w:rPr>
      </w:pPr>
      <w:r w:rsidRPr="00CC6FA9">
        <w:rPr>
          <w:b/>
          <w:bCs/>
          <w:spacing w:val="-2"/>
        </w:rPr>
        <w:t>CONCEPTO PRINCIPAL</w:t>
      </w:r>
    </w:p>
    <w:p w14:paraId="77BC634B" w14:textId="383A4A4A" w:rsidR="00CC6FA9" w:rsidRDefault="005D6C03" w:rsidP="007573C1">
      <w:pPr>
        <w:spacing w:before="129" w:line="276" w:lineRule="auto"/>
        <w:jc w:val="both"/>
      </w:pPr>
      <w:r w:rsidRPr="00CC6FA9">
        <w:rPr>
          <w:b/>
          <w:bCs/>
          <w:spacing w:val="-2"/>
        </w:rPr>
        <w:t>Rise of the Lost Colors</w:t>
      </w:r>
      <w:r w:rsidRPr="00CC6FA9">
        <w:rPr>
          <w:spacing w:val="-2"/>
        </w:rPr>
        <w:t xml:space="preserve"> es un plataformas de acción 2D donde el color no es solo estética, sino mecánica y narrativa. El jugador restaura progresivamente un mundo monocromático recuperando tres colores primarios, cada uno vinculado a un poder único que expande las posibilidades de exploración y combate.</w:t>
      </w:r>
    </w:p>
    <w:p w14:paraId="5DE4C393" w14:textId="7F9F16D1" w:rsidR="004C27E9" w:rsidRDefault="004C27E9" w:rsidP="00A163C4">
      <w:pPr>
        <w:spacing w:before="129"/>
        <w:jc w:val="both"/>
        <w:rPr>
          <w:b/>
          <w:bCs/>
          <w:spacing w:val="-2"/>
        </w:rPr>
      </w:pPr>
      <w:r w:rsidRPr="004C27E9">
        <w:rPr>
          <w:b/>
          <w:bCs/>
          <w:spacing w:val="-2"/>
        </w:rPr>
        <w:t>CARACTERÍSTICAS PRINCIPALES</w:t>
      </w:r>
    </w:p>
    <w:p w14:paraId="03C520BB" w14:textId="77777777" w:rsidR="00EA766B" w:rsidRDefault="004C27E9" w:rsidP="00A163C4">
      <w:pPr>
        <w:spacing w:before="129"/>
        <w:jc w:val="both"/>
        <w:rPr>
          <w:b/>
          <w:bCs/>
          <w:spacing w:val="-2"/>
        </w:rPr>
      </w:pPr>
      <w:r w:rsidRPr="004C27E9">
        <w:rPr>
          <w:b/>
          <w:bCs/>
          <w:spacing w:val="-2"/>
        </w:rPr>
        <w:t>Transformación Visual del Mundo</w:t>
      </w:r>
    </w:p>
    <w:p w14:paraId="30F12F0D" w14:textId="629EF2B6" w:rsidR="00EA766B" w:rsidRPr="00EA766B" w:rsidRDefault="00EA766B" w:rsidP="00A163C4">
      <w:pPr>
        <w:pStyle w:val="ListParagraph"/>
        <w:numPr>
          <w:ilvl w:val="0"/>
          <w:numId w:val="10"/>
        </w:numPr>
        <w:spacing w:before="129" w:line="276" w:lineRule="auto"/>
        <w:jc w:val="both"/>
        <w:rPr>
          <w:b/>
          <w:bCs/>
          <w:spacing w:val="-2"/>
        </w:rPr>
      </w:pPr>
      <w:r w:rsidRPr="00EA766B">
        <w:rPr>
          <w:spacing w:val="-2"/>
        </w:rPr>
        <w:t xml:space="preserve">Los niveles comienzan </w:t>
      </w:r>
      <w:r w:rsidR="008603B4">
        <w:rPr>
          <w:spacing w:val="-2"/>
        </w:rPr>
        <w:t>con colores apagados</w:t>
      </w:r>
      <w:r w:rsidR="2931F3C1" w:rsidRPr="00EA766B">
        <w:rPr>
          <w:spacing w:val="-2"/>
        </w:rPr>
        <w:t>.</w:t>
      </w:r>
    </w:p>
    <w:p w14:paraId="4660365D" w14:textId="18E9621D" w:rsidR="00EA766B" w:rsidRPr="00EA766B" w:rsidRDefault="00EA766B" w:rsidP="00A163C4">
      <w:pPr>
        <w:pStyle w:val="ListParagraph"/>
        <w:numPr>
          <w:ilvl w:val="0"/>
          <w:numId w:val="9"/>
        </w:numPr>
        <w:spacing w:before="129" w:line="276" w:lineRule="auto"/>
        <w:jc w:val="both"/>
        <w:rPr>
          <w:b/>
          <w:bCs/>
          <w:spacing w:val="-2"/>
        </w:rPr>
      </w:pPr>
      <w:r w:rsidRPr="00EA766B">
        <w:rPr>
          <w:spacing w:val="-2"/>
        </w:rPr>
        <w:t>Al recuperar cada cristal de color, el entorno se transforma progresivamente</w:t>
      </w:r>
      <w:r w:rsidR="585B3AF4" w:rsidRPr="00EA766B">
        <w:rPr>
          <w:spacing w:val="-2"/>
        </w:rPr>
        <w:t>.</w:t>
      </w:r>
    </w:p>
    <w:p w14:paraId="612DFB43" w14:textId="06112BFD" w:rsidR="00EA766B" w:rsidRPr="00EA766B" w:rsidRDefault="00EA766B" w:rsidP="00A163C4">
      <w:pPr>
        <w:pStyle w:val="ListParagraph"/>
        <w:numPr>
          <w:ilvl w:val="0"/>
          <w:numId w:val="14"/>
        </w:numPr>
        <w:spacing w:before="129" w:line="276" w:lineRule="auto"/>
        <w:jc w:val="both"/>
        <w:rPr>
          <w:b/>
          <w:bCs/>
          <w:spacing w:val="-2"/>
        </w:rPr>
      </w:pPr>
      <w:r w:rsidRPr="00EA766B">
        <w:rPr>
          <w:spacing w:val="-2"/>
        </w:rPr>
        <w:t>El uso de color actúa como feedback visual constante del progreso del jugador</w:t>
      </w:r>
      <w:r w:rsidR="585B3AF4" w:rsidRPr="00EA766B">
        <w:rPr>
          <w:spacing w:val="-2"/>
        </w:rPr>
        <w:t>.</w:t>
      </w:r>
    </w:p>
    <w:p w14:paraId="5A4FACF3" w14:textId="77777777" w:rsidR="00247A9B" w:rsidRDefault="003A7DBE" w:rsidP="00A163C4">
      <w:pPr>
        <w:spacing w:before="129"/>
        <w:jc w:val="both"/>
        <w:rPr>
          <w:b/>
          <w:bCs/>
          <w:spacing w:val="-2"/>
        </w:rPr>
      </w:pPr>
      <w:r w:rsidRPr="003A7DBE">
        <w:rPr>
          <w:b/>
          <w:bCs/>
          <w:spacing w:val="-2"/>
        </w:rPr>
        <w:t>Sistema de Tres Poderes Únicos</w:t>
      </w:r>
    </w:p>
    <w:p w14:paraId="1D475E3C" w14:textId="5D586853" w:rsidR="00247A9B" w:rsidRPr="00247A9B" w:rsidRDefault="003A7DBE" w:rsidP="007573C1">
      <w:pPr>
        <w:pStyle w:val="ListParagraph"/>
        <w:numPr>
          <w:ilvl w:val="0"/>
          <w:numId w:val="13"/>
        </w:numPr>
        <w:spacing w:before="129" w:line="276" w:lineRule="auto"/>
        <w:jc w:val="both"/>
        <w:rPr>
          <w:b/>
          <w:bCs/>
          <w:spacing w:val="-2"/>
        </w:rPr>
      </w:pPr>
      <w:r w:rsidRPr="00247A9B">
        <w:rPr>
          <w:b/>
          <w:bCs/>
          <w:spacing w:val="-2"/>
        </w:rPr>
        <w:t xml:space="preserve">Velocidad (Celeste): </w:t>
      </w:r>
      <w:r w:rsidRPr="00247A9B">
        <w:rPr>
          <w:spacing w:val="-2"/>
        </w:rPr>
        <w:t>Incrementa la velocidad de movimiento un 50%, permitiendo superar secciones con tiempo límite y plataformas que requieren precisión y ritmo</w:t>
      </w:r>
      <w:r w:rsidR="2F032E55" w:rsidRPr="00247A9B">
        <w:rPr>
          <w:spacing w:val="-2"/>
        </w:rPr>
        <w:t>.</w:t>
      </w:r>
    </w:p>
    <w:p w14:paraId="0472456A" w14:textId="38C0D44B" w:rsidR="00247A9B" w:rsidRPr="00247A9B" w:rsidRDefault="003A7DBE" w:rsidP="007573C1">
      <w:pPr>
        <w:pStyle w:val="ListParagraph"/>
        <w:numPr>
          <w:ilvl w:val="0"/>
          <w:numId w:val="12"/>
        </w:numPr>
        <w:spacing w:before="129" w:line="276" w:lineRule="auto"/>
        <w:jc w:val="both"/>
        <w:rPr>
          <w:b/>
          <w:bCs/>
          <w:spacing w:val="-2"/>
        </w:rPr>
      </w:pPr>
      <w:r w:rsidRPr="00247A9B">
        <w:rPr>
          <w:b/>
          <w:bCs/>
          <w:spacing w:val="-2"/>
        </w:rPr>
        <w:t xml:space="preserve">Fuerza (Rojo): </w:t>
      </w:r>
      <w:r w:rsidRPr="00247A9B">
        <w:rPr>
          <w:spacing w:val="-2"/>
        </w:rPr>
        <w:t>Aumenta el daño de los ataques y permite romper bloques especiales u obstáculos del entorno</w:t>
      </w:r>
      <w:r w:rsidR="3F7AE2DB" w:rsidRPr="00247A9B">
        <w:rPr>
          <w:spacing w:val="-2"/>
        </w:rPr>
        <w:t>.</w:t>
      </w:r>
    </w:p>
    <w:p w14:paraId="77A21204" w14:textId="0BFF0510" w:rsidR="003A7DBE" w:rsidRPr="005B4D92" w:rsidRDefault="003A7DBE" w:rsidP="007573C1">
      <w:pPr>
        <w:pStyle w:val="ListParagraph"/>
        <w:numPr>
          <w:ilvl w:val="0"/>
          <w:numId w:val="11"/>
        </w:numPr>
        <w:spacing w:before="129" w:line="276" w:lineRule="auto"/>
        <w:jc w:val="both"/>
      </w:pPr>
      <w:r w:rsidRPr="00247A9B">
        <w:rPr>
          <w:b/>
          <w:bCs/>
          <w:spacing w:val="-2"/>
        </w:rPr>
        <w:t xml:space="preserve">Escudo (Amarillo): </w:t>
      </w:r>
      <w:r w:rsidRPr="00247A9B">
        <w:rPr>
          <w:spacing w:val="-2"/>
        </w:rPr>
        <w:t>Permite repeler ataques enemigos</w:t>
      </w:r>
      <w:r w:rsidR="39B74ECB" w:rsidRPr="00247A9B">
        <w:rPr>
          <w:spacing w:val="-2"/>
        </w:rPr>
        <w:t>.</w:t>
      </w:r>
    </w:p>
    <w:p w14:paraId="7B20275A" w14:textId="77777777" w:rsidR="005B4D92" w:rsidRDefault="005B4D92" w:rsidP="00A163C4">
      <w:pPr>
        <w:spacing w:before="129" w:line="276" w:lineRule="auto"/>
        <w:jc w:val="both"/>
        <w:rPr>
          <w:b/>
          <w:bCs/>
          <w:spacing w:val="-2"/>
        </w:rPr>
      </w:pPr>
      <w:r w:rsidRPr="005B4D92">
        <w:rPr>
          <w:b/>
          <w:bCs/>
          <w:spacing w:val="-2"/>
        </w:rPr>
        <w:t>Sistema de Habilidades Base de Movilidad</w:t>
      </w:r>
    </w:p>
    <w:p w14:paraId="1E8135EB" w14:textId="2AC32E88" w:rsidR="005B4D92" w:rsidRPr="005B4D92" w:rsidRDefault="005B4D92" w:rsidP="00A163C4">
      <w:pPr>
        <w:pStyle w:val="ListParagraph"/>
        <w:numPr>
          <w:ilvl w:val="0"/>
          <w:numId w:val="15"/>
        </w:numPr>
        <w:spacing w:before="129" w:line="276" w:lineRule="auto"/>
        <w:jc w:val="both"/>
        <w:rPr>
          <w:b/>
          <w:bCs/>
          <w:spacing w:val="-2"/>
        </w:rPr>
      </w:pPr>
      <w:r w:rsidRPr="005B4D92">
        <w:rPr>
          <w:b/>
          <w:bCs/>
          <w:spacing w:val="-2"/>
        </w:rPr>
        <w:t xml:space="preserve">Doble salto: </w:t>
      </w:r>
      <w:r w:rsidRPr="005B4D92">
        <w:rPr>
          <w:spacing w:val="-2"/>
        </w:rPr>
        <w:t>Permite realizar un segundo salto en el aire para mejorar la exploración vertical</w:t>
      </w:r>
      <w:r w:rsidR="78F606D5" w:rsidRPr="005B4D92">
        <w:rPr>
          <w:spacing w:val="-2"/>
        </w:rPr>
        <w:t>.</w:t>
      </w:r>
    </w:p>
    <w:p w14:paraId="726644DD" w14:textId="47CC1A2B" w:rsidR="005B4D92" w:rsidRPr="005B4D92" w:rsidRDefault="005B4D92" w:rsidP="00A163C4">
      <w:pPr>
        <w:pStyle w:val="ListParagraph"/>
        <w:numPr>
          <w:ilvl w:val="0"/>
          <w:numId w:val="16"/>
        </w:numPr>
        <w:spacing w:before="129" w:line="276" w:lineRule="auto"/>
        <w:jc w:val="both"/>
        <w:rPr>
          <w:spacing w:val="-2"/>
        </w:rPr>
      </w:pPr>
      <w:r w:rsidRPr="005B4D92">
        <w:rPr>
          <w:b/>
          <w:bCs/>
          <w:spacing w:val="-2"/>
        </w:rPr>
        <w:t xml:space="preserve">Dash: </w:t>
      </w:r>
      <w:r w:rsidRPr="005B4D92">
        <w:rPr>
          <w:spacing w:val="-2"/>
        </w:rPr>
        <w:t xml:space="preserve">Impulso rápido en 2 </w:t>
      </w:r>
      <w:r w:rsidR="124F8779" w:rsidRPr="005B4D92">
        <w:rPr>
          <w:spacing w:val="-2"/>
        </w:rPr>
        <w:t>direcciones</w:t>
      </w:r>
      <w:r w:rsidRPr="005B4D92">
        <w:rPr>
          <w:spacing w:val="-2"/>
        </w:rPr>
        <w:t xml:space="preserve">, controlado mediante </w:t>
      </w:r>
      <w:r w:rsidR="5DB3728D" w:rsidRPr="005B4D92">
        <w:rPr>
          <w:spacing w:val="-2"/>
        </w:rPr>
        <w:t>restricción</w:t>
      </w:r>
      <w:r w:rsidRPr="005B4D92">
        <w:rPr>
          <w:spacing w:val="-2"/>
        </w:rPr>
        <w:t xml:space="preserve"> de uso</w:t>
      </w:r>
      <w:r w:rsidR="7AF3E00F" w:rsidRPr="005B4D92">
        <w:rPr>
          <w:spacing w:val="-2"/>
        </w:rPr>
        <w:t>, por ejemplo, no más de uno en el aire.</w:t>
      </w:r>
    </w:p>
    <w:p w14:paraId="3A65F021" w14:textId="77777777" w:rsidR="004C27E9" w:rsidRDefault="004C27E9" w:rsidP="00A163C4">
      <w:pPr>
        <w:spacing w:before="129" w:line="276" w:lineRule="auto"/>
        <w:jc w:val="both"/>
        <w:rPr>
          <w:b/>
          <w:bCs/>
          <w:spacing w:val="-2"/>
        </w:rPr>
      </w:pPr>
      <w:r w:rsidRPr="004C27E9">
        <w:rPr>
          <w:b/>
          <w:bCs/>
          <w:spacing w:val="-2"/>
        </w:rPr>
        <w:t>Progresión de Habilidades Integrada</w:t>
      </w:r>
    </w:p>
    <w:p w14:paraId="013718E8" w14:textId="4630441B" w:rsidR="004C27E9" w:rsidRPr="004C27E9" w:rsidRDefault="004C27E9" w:rsidP="00A163C4">
      <w:pPr>
        <w:pStyle w:val="ListParagraph"/>
        <w:numPr>
          <w:ilvl w:val="0"/>
          <w:numId w:val="17"/>
        </w:numPr>
        <w:spacing w:before="129" w:line="276" w:lineRule="auto"/>
        <w:jc w:val="both"/>
        <w:rPr>
          <w:b/>
          <w:bCs/>
          <w:spacing w:val="-2"/>
        </w:rPr>
      </w:pPr>
      <w:r w:rsidRPr="004C27E9">
        <w:rPr>
          <w:spacing w:val="-2"/>
        </w:rPr>
        <w:t>Cada poder se obtiene de forma natural en la narrativa (derrota de guardián</w:t>
      </w:r>
      <w:r w:rsidR="7723E99B" w:rsidRPr="004C27E9">
        <w:rPr>
          <w:spacing w:val="-2"/>
        </w:rPr>
        <w:t>)</w:t>
      </w:r>
      <w:r w:rsidR="3A4135E5" w:rsidRPr="004C27E9">
        <w:rPr>
          <w:spacing w:val="-2"/>
        </w:rPr>
        <w:t>.</w:t>
      </w:r>
    </w:p>
    <w:p w14:paraId="529C1FC5" w14:textId="4901015F" w:rsidR="004C27E9" w:rsidRPr="006062A4" w:rsidRDefault="004C27E9" w:rsidP="00A163C4">
      <w:pPr>
        <w:pStyle w:val="ListParagraph"/>
        <w:numPr>
          <w:ilvl w:val="0"/>
          <w:numId w:val="18"/>
        </w:numPr>
        <w:spacing w:before="129" w:line="276" w:lineRule="auto"/>
        <w:jc w:val="both"/>
        <w:rPr>
          <w:b/>
          <w:bCs/>
          <w:spacing w:val="-2"/>
        </w:rPr>
      </w:pPr>
      <w:r w:rsidRPr="004C27E9">
        <w:rPr>
          <w:spacing w:val="-2"/>
        </w:rPr>
        <w:t>Los niveles posteriores requieren combinar poderes de forma creativa</w:t>
      </w:r>
      <w:r w:rsidR="3A4135E5" w:rsidRPr="004C27E9">
        <w:rPr>
          <w:spacing w:val="-2"/>
        </w:rPr>
        <w:t>.</w:t>
      </w:r>
    </w:p>
    <w:p w14:paraId="53010F0F" w14:textId="77777777" w:rsidR="004C27E9" w:rsidRDefault="004C27E9" w:rsidP="00846619">
      <w:pPr>
        <w:pStyle w:val="Heading1"/>
      </w:pPr>
      <w:bookmarkStart w:id="25" w:name="_bookmark1"/>
      <w:bookmarkEnd w:id="25"/>
    </w:p>
    <w:p w14:paraId="45823EF7" w14:textId="5ACBAEE3" w:rsidR="00EF5327" w:rsidRPr="00846619" w:rsidRDefault="00E9248D" w:rsidP="00846619">
      <w:pPr>
        <w:pStyle w:val="Heading1"/>
      </w:pPr>
      <w:bookmarkStart w:id="26" w:name="_Toc221381866"/>
      <w:r w:rsidRPr="00846619">
        <w:t>DESCRIPCIÓN GENERAL DE LA HISTORIA</w:t>
      </w:r>
      <w:bookmarkEnd w:id="26"/>
    </w:p>
    <w:p w14:paraId="05A317F2" w14:textId="01596395" w:rsidR="0AB3B4EC" w:rsidRDefault="0AB3B4EC" w:rsidP="301A196E">
      <w:pPr>
        <w:spacing w:before="129" w:line="259" w:lineRule="auto"/>
        <w:rPr>
          <w:b/>
          <w:bCs/>
        </w:rPr>
      </w:pPr>
      <w:r w:rsidRPr="345A2368">
        <w:rPr>
          <w:b/>
          <w:bCs/>
        </w:rPr>
        <w:t>CONFIGURACIÓN - INICIO DEL JUEGO</w:t>
      </w:r>
    </w:p>
    <w:p w14:paraId="56F87CF1" w14:textId="43528719" w:rsidR="0AB3B4EC" w:rsidRDefault="0AB3B4EC" w:rsidP="007573C1">
      <w:pPr>
        <w:spacing w:before="129" w:line="276" w:lineRule="auto"/>
        <w:jc w:val="both"/>
      </w:pPr>
      <w:r>
        <w:t>El juego comienza con Iris despertando en los restos de la Fuente Cromática, el corazón de Chromia. El mundo a su alrededor es apagado, con escasa vida y color. Una estatua apagada transmite un mensaje breve:</w:t>
      </w:r>
    </w:p>
    <w:p w14:paraId="4F0E0B2C" w14:textId="30583640" w:rsidR="0AB3B4EC" w:rsidRDefault="0AB3B4EC" w:rsidP="007573C1">
      <w:pPr>
        <w:spacing w:before="129" w:line="276" w:lineRule="auto"/>
        <w:jc w:val="both"/>
      </w:pPr>
      <w:r>
        <w:t>"Los colores han sido robados. Recupera los Cristales Primarios. Restaura Chromia."</w:t>
      </w:r>
    </w:p>
    <w:p w14:paraId="56091E9A" w14:textId="683D59BF" w:rsidR="0AB3B4EC" w:rsidRDefault="0AB3B4EC" w:rsidP="007573C1">
      <w:pPr>
        <w:spacing w:before="129" w:line="276" w:lineRule="auto"/>
        <w:jc w:val="both"/>
      </w:pPr>
      <w:r>
        <w:t xml:space="preserve">Entonces, Iris parte hacia las tierras desoladas. El tutorial enseña los controles básicos en esta zona segura antes de acceder al primer </w:t>
      </w:r>
      <w:r w:rsidR="6F7A25EB">
        <w:t>nivel. Se e</w:t>
      </w:r>
      <w:r>
        <w:t>nseña movimiento, salto y ataque básico</w:t>
      </w:r>
      <w:r w:rsidR="67554479">
        <w:t xml:space="preserve">. </w:t>
      </w:r>
      <w:r>
        <w:t>Sin enemigos agresivos, solo obstáculos simples</w:t>
      </w:r>
      <w:r w:rsidR="548C95E0">
        <w:t>.</w:t>
      </w:r>
    </w:p>
    <w:p w14:paraId="453EC1B3" w14:textId="438CF756" w:rsidR="5F07249A" w:rsidRDefault="5F07249A" w:rsidP="00A163C4">
      <w:pPr>
        <w:spacing w:before="129" w:line="259" w:lineRule="auto"/>
        <w:jc w:val="both"/>
        <w:rPr>
          <w:b/>
          <w:bCs/>
        </w:rPr>
      </w:pPr>
      <w:r w:rsidRPr="345A2368">
        <w:rPr>
          <w:b/>
          <w:bCs/>
        </w:rPr>
        <w:t>UBICACIONES Y PROGRESIÓN NARRATIVA</w:t>
      </w:r>
    </w:p>
    <w:p w14:paraId="3B2A5BFC" w14:textId="37723B59" w:rsidR="5F07249A" w:rsidRDefault="5F07249A" w:rsidP="007573C1">
      <w:pPr>
        <w:spacing w:before="129" w:line="276" w:lineRule="auto"/>
        <w:jc w:val="both"/>
      </w:pPr>
      <w:r w:rsidRPr="345A2368">
        <w:t xml:space="preserve">La historia avanza de forma lineal a través de </w:t>
      </w:r>
      <w:r w:rsidR="14DECFE7" w:rsidRPr="345A2368">
        <w:t>4</w:t>
      </w:r>
      <w:r w:rsidRPr="345A2368">
        <w:t xml:space="preserve"> ubicaciones principales. Cada una representa la recuperación de un cristal y la obtención de un nuevo poder</w:t>
      </w:r>
      <w:r w:rsidR="1CE79AB3" w:rsidRPr="345A2368">
        <w:t>, excepto la última, que representa el final de la historia, donde se enfrenta al enemigo final</w:t>
      </w:r>
      <w:r w:rsidR="7DBC4F02">
        <w:t>.</w:t>
      </w:r>
    </w:p>
    <w:p w14:paraId="0E0FAAC9" w14:textId="1140063D" w:rsidR="1CE79AB3" w:rsidRDefault="1CE79AB3" w:rsidP="00A163C4">
      <w:pPr>
        <w:spacing w:before="129" w:line="276" w:lineRule="auto"/>
        <w:jc w:val="both"/>
        <w:rPr>
          <w:b/>
          <w:bCs/>
        </w:rPr>
      </w:pPr>
      <w:r w:rsidRPr="345A2368">
        <w:rPr>
          <w:b/>
          <w:bCs/>
        </w:rPr>
        <w:t>UBICACIÓN 1:</w:t>
      </w:r>
      <w:r w:rsidR="1C280028" w:rsidRPr="345A2368">
        <w:rPr>
          <w:b/>
          <w:bCs/>
        </w:rPr>
        <w:t xml:space="preserve"> Campos de Zafiro</w:t>
      </w:r>
      <w:r w:rsidRPr="345A2368">
        <w:rPr>
          <w:b/>
          <w:bCs/>
        </w:rPr>
        <w:t xml:space="preserve"> (Cristal </w:t>
      </w:r>
      <w:r w:rsidR="6C63C785" w:rsidRPr="345A2368">
        <w:rPr>
          <w:b/>
          <w:bCs/>
        </w:rPr>
        <w:t>Celeste</w:t>
      </w:r>
      <w:r w:rsidRPr="345A2368">
        <w:rPr>
          <w:b/>
          <w:bCs/>
        </w:rPr>
        <w:t>)</w:t>
      </w:r>
    </w:p>
    <w:p w14:paraId="75C59601" w14:textId="0FCDAD31" w:rsidR="1CE79AB3" w:rsidRDefault="1CE79AB3" w:rsidP="007573C1">
      <w:pPr>
        <w:pStyle w:val="ListParagraph"/>
        <w:numPr>
          <w:ilvl w:val="0"/>
          <w:numId w:val="19"/>
        </w:numPr>
        <w:spacing w:before="129" w:line="276" w:lineRule="auto"/>
        <w:jc w:val="both"/>
      </w:pPr>
      <w:r>
        <w:t>Estado inicial: Campos grisáceos</w:t>
      </w:r>
      <w:r w:rsidR="000A67B2">
        <w:t xml:space="preserve"> de hielo y nieve</w:t>
      </w:r>
      <w:r>
        <w:t>, flores muertas, árboles secos, cielo plomizo.</w:t>
      </w:r>
    </w:p>
    <w:p w14:paraId="3619FEDA" w14:textId="63AD1BB1" w:rsidR="1CE79AB3" w:rsidRDefault="1CE79AB3" w:rsidP="007573C1">
      <w:pPr>
        <w:pStyle w:val="ListParagraph"/>
        <w:numPr>
          <w:ilvl w:val="0"/>
          <w:numId w:val="19"/>
        </w:numPr>
        <w:spacing w:before="129" w:line="276" w:lineRule="auto"/>
        <w:jc w:val="both"/>
      </w:pPr>
      <w:r>
        <w:t xml:space="preserve">Guardián: </w:t>
      </w:r>
      <w:r w:rsidR="6228965A">
        <w:t xml:space="preserve">El Guardián de </w:t>
      </w:r>
      <w:r w:rsidR="001D52B3">
        <w:t>Hielo</w:t>
      </w:r>
      <w:r w:rsidR="6228965A">
        <w:t xml:space="preserve">, una entidad etérea que retiene el celeste del </w:t>
      </w:r>
      <w:r w:rsidR="00014FFA">
        <w:t>hielo y cielo</w:t>
      </w:r>
      <w:r w:rsidR="6228965A">
        <w:t>.</w:t>
      </w:r>
    </w:p>
    <w:p w14:paraId="2F23FDB0" w14:textId="64864379" w:rsidR="18006A71" w:rsidRDefault="18006A71" w:rsidP="007573C1">
      <w:pPr>
        <w:pStyle w:val="ListParagraph"/>
        <w:numPr>
          <w:ilvl w:val="0"/>
          <w:numId w:val="7"/>
        </w:numPr>
        <w:spacing w:before="129" w:line="276" w:lineRule="auto"/>
        <w:ind w:left="720"/>
        <w:jc w:val="both"/>
      </w:pPr>
      <w:r>
        <w:t xml:space="preserve">Poder: </w:t>
      </w:r>
      <w:r w:rsidR="1CE79AB3">
        <w:t>Velocidad</w:t>
      </w:r>
      <w:r w:rsidR="3E99D89E">
        <w:t>.</w:t>
      </w:r>
    </w:p>
    <w:p w14:paraId="35A77734" w14:textId="230B8745" w:rsidR="55718CB5" w:rsidRDefault="55718CB5" w:rsidP="007573C1">
      <w:pPr>
        <w:pStyle w:val="ListParagraph"/>
        <w:numPr>
          <w:ilvl w:val="0"/>
          <w:numId w:val="7"/>
        </w:numPr>
        <w:spacing w:before="129" w:line="276" w:lineRule="auto"/>
        <w:ind w:left="720"/>
        <w:jc w:val="both"/>
      </w:pPr>
      <w:r>
        <w:t xml:space="preserve">Transición al siguiente nivel: Un camino antes </w:t>
      </w:r>
      <w:r w:rsidR="4279FBAB">
        <w:t xml:space="preserve">bloqueado por viento fuerte ahora es cruzable con la velocidad mejorada, </w:t>
      </w:r>
      <w:r w:rsidR="00A31F6D">
        <w:t xml:space="preserve">permitiendo alcanzar un </w:t>
      </w:r>
      <w:r w:rsidR="00BB1D79">
        <w:t>portal hacia las montañas</w:t>
      </w:r>
      <w:r>
        <w:t>.</w:t>
      </w:r>
    </w:p>
    <w:p w14:paraId="33C15685" w14:textId="52895935" w:rsidR="55718CB5" w:rsidRDefault="55718CB5" w:rsidP="00A163C4">
      <w:pPr>
        <w:spacing w:before="129" w:line="276" w:lineRule="auto"/>
        <w:jc w:val="both"/>
        <w:rPr>
          <w:b/>
          <w:bCs/>
        </w:rPr>
      </w:pPr>
      <w:r w:rsidRPr="39D7F5E9">
        <w:rPr>
          <w:b/>
          <w:bCs/>
        </w:rPr>
        <w:t>UBICACIÓN 2: Montañas Ceniza (Cristal Rojo)</w:t>
      </w:r>
    </w:p>
    <w:p w14:paraId="729C2647" w14:textId="456DC8FA" w:rsidR="55718CB5" w:rsidRDefault="55718CB5" w:rsidP="007573C1">
      <w:pPr>
        <w:pStyle w:val="ListParagraph"/>
        <w:numPr>
          <w:ilvl w:val="0"/>
          <w:numId w:val="6"/>
        </w:numPr>
        <w:spacing w:before="129" w:line="276" w:lineRule="auto"/>
        <w:ind w:left="720"/>
        <w:jc w:val="both"/>
      </w:pPr>
      <w:r>
        <w:t>Estado inicial: Rocas grises, lava solidificada, cavernas oscuras y frías.</w:t>
      </w:r>
    </w:p>
    <w:p w14:paraId="12AFAFF6" w14:textId="01630718" w:rsidR="55718CB5" w:rsidRDefault="55718CB5" w:rsidP="007573C1">
      <w:pPr>
        <w:pStyle w:val="ListParagraph"/>
        <w:numPr>
          <w:ilvl w:val="0"/>
          <w:numId w:val="6"/>
        </w:numPr>
        <w:spacing w:before="129" w:line="276" w:lineRule="auto"/>
        <w:ind w:left="720"/>
        <w:jc w:val="both"/>
      </w:pPr>
      <w:r w:rsidRPr="345A2368">
        <w:t>Guardián: El Coloso de Ceniza, un g</w:t>
      </w:r>
      <w:r w:rsidR="70FA7A30" w:rsidRPr="345A2368">
        <w:t>ó</w:t>
      </w:r>
      <w:r w:rsidRPr="345A2368">
        <w:t>lem volcánico que retiene el rojo del fuego.</w:t>
      </w:r>
    </w:p>
    <w:p w14:paraId="13EACE11" w14:textId="6AF43284" w:rsidR="3E86A788" w:rsidRDefault="3E86A788" w:rsidP="007573C1">
      <w:pPr>
        <w:pStyle w:val="ListParagraph"/>
        <w:numPr>
          <w:ilvl w:val="0"/>
          <w:numId w:val="6"/>
        </w:numPr>
        <w:spacing w:before="129" w:line="276" w:lineRule="auto"/>
        <w:ind w:left="720"/>
        <w:jc w:val="both"/>
      </w:pPr>
      <w:r w:rsidRPr="345A2368">
        <w:t>Poder: Fuerza</w:t>
      </w:r>
    </w:p>
    <w:p w14:paraId="4AD84E10" w14:textId="491DA3CE" w:rsidR="60372BCC" w:rsidRDefault="60372BCC" w:rsidP="007573C1">
      <w:pPr>
        <w:pStyle w:val="ListParagraph"/>
        <w:numPr>
          <w:ilvl w:val="0"/>
          <w:numId w:val="6"/>
        </w:numPr>
        <w:spacing w:before="129" w:line="276" w:lineRule="auto"/>
        <w:ind w:left="720"/>
        <w:jc w:val="both"/>
      </w:pPr>
      <w:r>
        <w:t xml:space="preserve">Transición al siguiente nivel: </w:t>
      </w:r>
      <w:r w:rsidR="5EF628E9" w:rsidRPr="39D7F5E9">
        <w:t>Con el poder de fuerza, Iris rompe una pared de roca que bloqueaba el paso</w:t>
      </w:r>
      <w:r w:rsidR="00BB1D79">
        <w:t>, alcanzando un portal</w:t>
      </w:r>
      <w:r w:rsidR="5EF628E9" w:rsidRPr="39D7F5E9">
        <w:t xml:space="preserve"> hacia la costa.</w:t>
      </w:r>
    </w:p>
    <w:p w14:paraId="1EC833D9" w14:textId="7AF2DCA9" w:rsidR="1CE79AB3" w:rsidRDefault="6BDB15C5" w:rsidP="00A163C4">
      <w:pPr>
        <w:spacing w:before="129" w:line="276" w:lineRule="auto"/>
        <w:jc w:val="both"/>
        <w:rPr>
          <w:b/>
          <w:bCs/>
        </w:rPr>
      </w:pPr>
      <w:r w:rsidRPr="39D7F5E9">
        <w:rPr>
          <w:b/>
          <w:bCs/>
        </w:rPr>
        <w:t>UBICACIÓN 3: Costa Ámbar (Cristal Amarillo)</w:t>
      </w:r>
    </w:p>
    <w:p w14:paraId="41B441FC" w14:textId="580C2EA0" w:rsidR="3AF8FD1C" w:rsidRDefault="3AF8FD1C" w:rsidP="007573C1">
      <w:pPr>
        <w:pStyle w:val="ListParagraph"/>
        <w:numPr>
          <w:ilvl w:val="0"/>
          <w:numId w:val="6"/>
        </w:numPr>
        <w:spacing w:before="129" w:line="276" w:lineRule="auto"/>
        <w:ind w:left="720"/>
        <w:jc w:val="both"/>
      </w:pPr>
      <w:r>
        <w:t xml:space="preserve">Estado inicial: </w:t>
      </w:r>
      <w:r w:rsidRPr="39D7F5E9">
        <w:t>Océano inmóvil, playas yermas, estructuras abandonadas, torres derruidas.</w:t>
      </w:r>
    </w:p>
    <w:p w14:paraId="6FDEA4E9" w14:textId="7014CC62" w:rsidR="3AF8FD1C" w:rsidRDefault="3AF8FD1C" w:rsidP="007573C1">
      <w:pPr>
        <w:pStyle w:val="ListParagraph"/>
        <w:numPr>
          <w:ilvl w:val="0"/>
          <w:numId w:val="6"/>
        </w:numPr>
        <w:spacing w:before="129" w:line="276" w:lineRule="auto"/>
        <w:ind w:left="720"/>
        <w:jc w:val="both"/>
      </w:pPr>
      <w:r>
        <w:t xml:space="preserve">Guardián: </w:t>
      </w:r>
      <w:r w:rsidRPr="39D7F5E9">
        <w:t>La Tempestad Dorada, una entidad que lanza ráfagas de energía, protege el amarillo.</w:t>
      </w:r>
    </w:p>
    <w:p w14:paraId="614B1322" w14:textId="2F7BA99C" w:rsidR="3AF8FD1C" w:rsidRDefault="3AF8FD1C" w:rsidP="007573C1">
      <w:pPr>
        <w:pStyle w:val="ListParagraph"/>
        <w:numPr>
          <w:ilvl w:val="0"/>
          <w:numId w:val="6"/>
        </w:numPr>
        <w:spacing w:before="129" w:line="276" w:lineRule="auto"/>
        <w:ind w:left="720"/>
        <w:jc w:val="both"/>
      </w:pPr>
      <w:r>
        <w:t>Poder: Escudo</w:t>
      </w:r>
    </w:p>
    <w:p w14:paraId="4DD1E7B4" w14:textId="3ED1DFB0" w:rsidR="3AF8FD1C" w:rsidRDefault="3AF8FD1C" w:rsidP="007573C1">
      <w:pPr>
        <w:pStyle w:val="ListParagraph"/>
        <w:numPr>
          <w:ilvl w:val="0"/>
          <w:numId w:val="6"/>
        </w:numPr>
        <w:spacing w:before="129" w:line="276" w:lineRule="auto"/>
        <w:ind w:left="720"/>
        <w:jc w:val="both"/>
      </w:pPr>
      <w:r>
        <w:t xml:space="preserve">Transición al siguiente nivel: Con el escudo, </w:t>
      </w:r>
      <w:r w:rsidR="2D5E9C16">
        <w:t xml:space="preserve">Iris es capaz de pasar por un camino con trampas hacia </w:t>
      </w:r>
      <w:r w:rsidR="00503DB8">
        <w:t xml:space="preserve">un portal que lleva a </w:t>
      </w:r>
      <w:r w:rsidR="2D5E9C16">
        <w:t xml:space="preserve">la zona final. </w:t>
      </w:r>
    </w:p>
    <w:p w14:paraId="02091340" w14:textId="1DA7E33A" w:rsidR="2D5E9C16" w:rsidRDefault="2D5E9C16" w:rsidP="00A163C4">
      <w:pPr>
        <w:spacing w:before="129" w:line="276" w:lineRule="auto"/>
        <w:jc w:val="both"/>
        <w:rPr>
          <w:b/>
          <w:bCs/>
        </w:rPr>
      </w:pPr>
      <w:r w:rsidRPr="39D7F5E9">
        <w:rPr>
          <w:b/>
          <w:bCs/>
        </w:rPr>
        <w:t xml:space="preserve">UBICACIÓN </w:t>
      </w:r>
      <w:r w:rsidR="0878BE7C" w:rsidRPr="39D7F5E9">
        <w:rPr>
          <w:b/>
          <w:bCs/>
        </w:rPr>
        <w:t>4</w:t>
      </w:r>
      <w:r w:rsidRPr="39D7F5E9">
        <w:rPr>
          <w:b/>
          <w:bCs/>
        </w:rPr>
        <w:t>: Torre del Vacío (Confrontación final)</w:t>
      </w:r>
    </w:p>
    <w:p w14:paraId="55718A92" w14:textId="5AB0904F" w:rsidR="2D5E9C16" w:rsidRDefault="2D5E9C16" w:rsidP="007573C1">
      <w:pPr>
        <w:pStyle w:val="ListParagraph"/>
        <w:numPr>
          <w:ilvl w:val="0"/>
          <w:numId w:val="6"/>
        </w:numPr>
        <w:spacing w:before="129" w:line="276" w:lineRule="auto"/>
        <w:ind w:left="720"/>
        <w:jc w:val="both"/>
      </w:pPr>
      <w:r>
        <w:t xml:space="preserve">Estado inicial: </w:t>
      </w:r>
      <w:r w:rsidR="581A3E8D" w:rsidRPr="39D7F5E9">
        <w:t xml:space="preserve">Estructura </w:t>
      </w:r>
      <w:r w:rsidR="0A7B6668" w:rsidRPr="39D7F5E9">
        <w:t>en la que se drena el color que poco a poco se intentaba recuperar.</w:t>
      </w:r>
    </w:p>
    <w:p w14:paraId="0826119F" w14:textId="46B29568" w:rsidR="19EA4CC6" w:rsidRDefault="19EA4CC6" w:rsidP="007573C1">
      <w:pPr>
        <w:pStyle w:val="ListParagraph"/>
        <w:numPr>
          <w:ilvl w:val="0"/>
          <w:numId w:val="6"/>
        </w:numPr>
        <w:spacing w:before="129" w:line="276" w:lineRule="auto"/>
        <w:ind w:left="720"/>
        <w:jc w:val="both"/>
      </w:pPr>
      <w:r w:rsidRPr="39D7F5E9">
        <w:t xml:space="preserve">Enemigo final: El Vacío. Entidad </w:t>
      </w:r>
      <w:r w:rsidR="00F347B9">
        <w:t>oscura</w:t>
      </w:r>
      <w:r w:rsidRPr="39D7F5E9">
        <w:t xml:space="preserve"> sin forma definida.</w:t>
      </w:r>
    </w:p>
    <w:p w14:paraId="64FA7348" w14:textId="6E525CDF" w:rsidR="2D5E9C16" w:rsidRDefault="2D5E9C16" w:rsidP="007573C1">
      <w:pPr>
        <w:pStyle w:val="ListParagraph"/>
        <w:numPr>
          <w:ilvl w:val="0"/>
          <w:numId w:val="6"/>
        </w:numPr>
        <w:spacing w:before="129" w:line="276" w:lineRule="auto"/>
        <w:ind w:left="720"/>
        <w:jc w:val="both"/>
      </w:pPr>
      <w:r>
        <w:t xml:space="preserve">Transición al </w:t>
      </w:r>
      <w:r w:rsidR="542EBA6C">
        <w:t xml:space="preserve">final: Explosión de color inducida por los 3 cristales y la muerte del enemigo, </w:t>
      </w:r>
      <w:r w:rsidR="1F335281">
        <w:t>afectando a toda la ubicación</w:t>
      </w:r>
      <w:r w:rsidR="542EBA6C">
        <w:t>.</w:t>
      </w:r>
    </w:p>
    <w:p w14:paraId="292E17C8" w14:textId="77777777" w:rsidR="006B5DCE" w:rsidRDefault="006B5DCE" w:rsidP="006B5DCE">
      <w:pPr>
        <w:pStyle w:val="ListParagraph"/>
        <w:spacing w:before="129" w:line="259" w:lineRule="auto"/>
        <w:ind w:left="720" w:firstLine="0"/>
        <w:jc w:val="both"/>
      </w:pPr>
    </w:p>
    <w:p w14:paraId="3BACFDA7" w14:textId="77777777" w:rsidR="00EF5327" w:rsidRDefault="00E9248D" w:rsidP="00846619">
      <w:pPr>
        <w:pStyle w:val="Heading1"/>
        <w:rPr>
          <w:u w:val="none"/>
        </w:rPr>
      </w:pPr>
      <w:bookmarkStart w:id="27" w:name="_bookmark2"/>
      <w:bookmarkStart w:id="28" w:name="_Toc221381867"/>
      <w:bookmarkEnd w:id="27"/>
      <w:r>
        <w:t>CONTROLES</w:t>
      </w:r>
      <w:r>
        <w:rPr>
          <w:spacing w:val="17"/>
        </w:rPr>
        <w:t xml:space="preserve"> </w:t>
      </w:r>
      <w:r>
        <w:t>DEL</w:t>
      </w:r>
      <w:r>
        <w:rPr>
          <w:spacing w:val="13"/>
        </w:rPr>
        <w:t xml:space="preserve"> </w:t>
      </w:r>
      <w:r>
        <w:rPr>
          <w:spacing w:val="-2"/>
        </w:rPr>
        <w:t>JUEGO</w:t>
      </w:r>
      <w:bookmarkEnd w:id="28"/>
    </w:p>
    <w:p w14:paraId="6592D0D6" w14:textId="02ADCF17" w:rsidR="6A5F9511" w:rsidRDefault="6A5F9511" w:rsidP="007573C1">
      <w:pPr>
        <w:spacing w:before="129" w:line="276" w:lineRule="auto"/>
        <w:rPr>
          <w:b/>
          <w:bCs/>
        </w:rPr>
      </w:pPr>
      <w:r w:rsidRPr="11334EDE">
        <w:rPr>
          <w:b/>
          <w:bCs/>
        </w:rPr>
        <w:t>DESCRIPCIÓN GENERAL</w:t>
      </w:r>
    </w:p>
    <w:p w14:paraId="3E0267CD" w14:textId="42B77EDA" w:rsidR="6A5F9511" w:rsidRDefault="6A5F9511" w:rsidP="007573C1">
      <w:pPr>
        <w:spacing w:after="240" w:line="276" w:lineRule="auto"/>
        <w:jc w:val="both"/>
      </w:pPr>
      <w:r w:rsidRPr="11334EDE">
        <w:t>El jugador controla a Iris mediante un conjunto de acciones básicas de plataformas complementadas con tres poderes intercambiables.</w:t>
      </w:r>
    </w:p>
    <w:p w14:paraId="1A8D7838" w14:textId="2318AD59" w:rsidR="6A5F9511" w:rsidRDefault="6A5F9511" w:rsidP="007573C1">
      <w:pPr>
        <w:spacing w:line="276" w:lineRule="auto"/>
        <w:jc w:val="both"/>
      </w:pPr>
      <w:r w:rsidRPr="11334EDE">
        <w:t>Movimientos que hará el jugador:</w:t>
      </w:r>
    </w:p>
    <w:p w14:paraId="57C0A03F" w14:textId="4E367A24" w:rsidR="6A5F9511" w:rsidRDefault="6A5F9511" w:rsidP="007573C1">
      <w:pPr>
        <w:pStyle w:val="ListParagraph"/>
        <w:numPr>
          <w:ilvl w:val="0"/>
          <w:numId w:val="8"/>
        </w:numPr>
        <w:spacing w:line="276" w:lineRule="auto"/>
        <w:jc w:val="both"/>
      </w:pPr>
      <w:r w:rsidRPr="11334EDE">
        <w:t>Movimiento horizontal: Caminar/correr izquierda y derecha</w:t>
      </w:r>
    </w:p>
    <w:p w14:paraId="62E01278" w14:textId="74D74F38" w:rsidR="6A5F9511" w:rsidRDefault="6A5F9511" w:rsidP="007573C1">
      <w:pPr>
        <w:pStyle w:val="ListParagraph"/>
        <w:numPr>
          <w:ilvl w:val="0"/>
          <w:numId w:val="8"/>
        </w:numPr>
        <w:spacing w:before="129" w:line="276" w:lineRule="auto"/>
        <w:jc w:val="both"/>
      </w:pPr>
      <w:r w:rsidRPr="11334EDE">
        <w:t>Salto: Salto básico con altura variable</w:t>
      </w:r>
    </w:p>
    <w:p w14:paraId="619AEE42" w14:textId="6BC6336F" w:rsidR="6A5F9511" w:rsidRDefault="6A5F9511" w:rsidP="007573C1">
      <w:pPr>
        <w:pStyle w:val="ListParagraph"/>
        <w:numPr>
          <w:ilvl w:val="0"/>
          <w:numId w:val="8"/>
        </w:numPr>
        <w:spacing w:before="129" w:line="276" w:lineRule="auto"/>
        <w:jc w:val="both"/>
      </w:pPr>
      <w:r w:rsidRPr="11334EDE">
        <w:t>Doble salto: Segundo salto en el aire (habilidad base)</w:t>
      </w:r>
    </w:p>
    <w:p w14:paraId="5CD20BFB" w14:textId="6E4E6AAF" w:rsidR="6A5F9511" w:rsidRDefault="6A5F9511" w:rsidP="007573C1">
      <w:pPr>
        <w:pStyle w:val="ListParagraph"/>
        <w:numPr>
          <w:ilvl w:val="0"/>
          <w:numId w:val="8"/>
        </w:numPr>
        <w:spacing w:before="129" w:line="276" w:lineRule="auto"/>
        <w:jc w:val="both"/>
      </w:pPr>
      <w:r w:rsidRPr="11334EDE">
        <w:t xml:space="preserve">Dash: Impulso rápido en </w:t>
      </w:r>
      <w:r w:rsidR="32241CF2">
        <w:t>2</w:t>
      </w:r>
      <w:r w:rsidRPr="11334EDE">
        <w:t xml:space="preserve"> direcciones con breve invulnerabilidad</w:t>
      </w:r>
    </w:p>
    <w:p w14:paraId="549C9EAE" w14:textId="04F59195" w:rsidR="6A5F9511" w:rsidRDefault="6A5F9511" w:rsidP="007573C1">
      <w:pPr>
        <w:pStyle w:val="ListParagraph"/>
        <w:numPr>
          <w:ilvl w:val="0"/>
          <w:numId w:val="8"/>
        </w:numPr>
        <w:spacing w:before="129" w:line="276" w:lineRule="auto"/>
        <w:jc w:val="both"/>
      </w:pPr>
      <w:r w:rsidRPr="11334EDE">
        <w:t>Ataque básico: Golpe cuerpo a cuerpo de corto alcance</w:t>
      </w:r>
    </w:p>
    <w:p w14:paraId="52A8AD8F" w14:textId="00CB1C98" w:rsidR="6A5F9511" w:rsidRDefault="6A5F9511" w:rsidP="007573C1">
      <w:pPr>
        <w:pStyle w:val="ListParagraph"/>
        <w:numPr>
          <w:ilvl w:val="0"/>
          <w:numId w:val="8"/>
        </w:numPr>
        <w:spacing w:before="129" w:line="276" w:lineRule="auto"/>
        <w:jc w:val="both"/>
      </w:pPr>
      <w:r w:rsidRPr="11334EDE">
        <w:t>Activar poder Velocidad (Celeste):</w:t>
      </w:r>
      <w:r w:rsidRPr="008B78AC">
        <w:rPr>
          <w:i/>
          <w:iCs/>
        </w:rPr>
        <w:t xml:space="preserve"> Toggle</w:t>
      </w:r>
      <w:r w:rsidRPr="11334EDE">
        <w:t xml:space="preserve"> que aumenta velocidad de movimiento</w:t>
      </w:r>
    </w:p>
    <w:p w14:paraId="383D9DD9" w14:textId="733CDDA4" w:rsidR="6A5F9511" w:rsidRDefault="6A5F9511" w:rsidP="007573C1">
      <w:pPr>
        <w:pStyle w:val="ListParagraph"/>
        <w:numPr>
          <w:ilvl w:val="0"/>
          <w:numId w:val="8"/>
        </w:numPr>
        <w:spacing w:before="129" w:line="276" w:lineRule="auto"/>
        <w:jc w:val="both"/>
      </w:pPr>
      <w:r w:rsidRPr="11334EDE">
        <w:t xml:space="preserve">Activar poder Fuerza (Rojo): </w:t>
      </w:r>
      <w:r w:rsidRPr="008B78AC">
        <w:rPr>
          <w:i/>
          <w:iCs/>
        </w:rPr>
        <w:t>Toggle</w:t>
      </w:r>
      <w:r w:rsidRPr="11334EDE">
        <w:t xml:space="preserve"> que aumenta daño y permite romper obstáculos</w:t>
      </w:r>
    </w:p>
    <w:p w14:paraId="375B925E" w14:textId="5817EA4C" w:rsidR="6A5F9511" w:rsidRDefault="6A5F9511" w:rsidP="00176C0E">
      <w:pPr>
        <w:pStyle w:val="ListParagraph"/>
        <w:numPr>
          <w:ilvl w:val="0"/>
          <w:numId w:val="8"/>
        </w:numPr>
        <w:spacing w:before="129" w:line="360" w:lineRule="auto"/>
        <w:jc w:val="both"/>
      </w:pPr>
      <w:r w:rsidRPr="11334EDE">
        <w:t xml:space="preserve">Activar Escudo (Amarillo): </w:t>
      </w:r>
      <w:r w:rsidR="008B78AC" w:rsidRPr="008B78AC">
        <w:rPr>
          <w:i/>
          <w:iCs/>
        </w:rPr>
        <w:t>Toggle</w:t>
      </w:r>
      <w:r w:rsidRPr="11334EDE">
        <w:t xml:space="preserve"> para bloquear/reflejar ataques</w:t>
      </w:r>
    </w:p>
    <w:p w14:paraId="59F47680" w14:textId="70106B39" w:rsidR="6A5F9511" w:rsidRDefault="6A5F9511" w:rsidP="00176C0E">
      <w:pPr>
        <w:pStyle w:val="ListParagraph"/>
        <w:numPr>
          <w:ilvl w:val="0"/>
          <w:numId w:val="8"/>
        </w:numPr>
        <w:spacing w:line="360" w:lineRule="auto"/>
        <w:jc w:val="both"/>
      </w:pPr>
      <w:r w:rsidRPr="11334EDE">
        <w:t>Pausar: Abrir menú de pausa</w:t>
      </w:r>
    </w:p>
    <w:p w14:paraId="597912C6" w14:textId="37DD0945" w:rsidR="5ED5218C" w:rsidRDefault="5ED5218C" w:rsidP="007573C1">
      <w:pPr>
        <w:spacing w:line="276" w:lineRule="auto"/>
        <w:jc w:val="both"/>
      </w:pPr>
      <w:bookmarkStart w:id="29" w:name="_bookmark3"/>
      <w:bookmarkEnd w:id="29"/>
      <w:r w:rsidRPr="69DB15C1">
        <w:t>Nota: Solo</w:t>
      </w:r>
      <w:r w:rsidRPr="5D542E3C">
        <w:t xml:space="preserve"> un poder puede estar activo simultáneamente:</w:t>
      </w:r>
      <w:r w:rsidRPr="204DF9E7">
        <w:t xml:space="preserve"> Al activar uno, el anterior se desactiva</w:t>
      </w:r>
    </w:p>
    <w:p w14:paraId="2510A082" w14:textId="77777777" w:rsidR="00F92BFF" w:rsidRDefault="00F92BFF" w:rsidP="00F92BFF">
      <w:pPr>
        <w:spacing w:line="360" w:lineRule="auto"/>
        <w:jc w:val="both"/>
      </w:pPr>
    </w:p>
    <w:p w14:paraId="0F0B5B1B" w14:textId="77777777" w:rsidR="00EF5327" w:rsidRDefault="00E9248D" w:rsidP="00846619">
      <w:pPr>
        <w:pStyle w:val="Heading1"/>
        <w:rPr>
          <w:u w:val="none"/>
        </w:rPr>
      </w:pPr>
      <w:bookmarkStart w:id="30" w:name="_Toc221381868"/>
      <w:r>
        <w:rPr>
          <w:w w:val="80"/>
        </w:rPr>
        <w:t>REQUERIMIENTOS</w:t>
      </w:r>
      <w:r>
        <w:rPr>
          <w:spacing w:val="11"/>
        </w:rPr>
        <w:t xml:space="preserve"> </w:t>
      </w:r>
      <w:r>
        <w:rPr>
          <w:spacing w:val="-2"/>
          <w:w w:val="95"/>
        </w:rPr>
        <w:t>TECNOLÓGICOS</w:t>
      </w:r>
      <w:bookmarkEnd w:id="30"/>
    </w:p>
    <w:p w14:paraId="60576375" w14:textId="0DAF5FC1" w:rsidR="31EEE1AB" w:rsidRDefault="6B967EC6" w:rsidP="00A163C4">
      <w:pPr>
        <w:spacing w:before="129" w:line="276" w:lineRule="auto"/>
        <w:jc w:val="both"/>
      </w:pPr>
      <w:r w:rsidRPr="135FAFDE">
        <w:rPr>
          <w:b/>
          <w:bCs/>
        </w:rPr>
        <w:t>MOTOR Y HERRAMIENTAS PRINCIPALES</w:t>
      </w:r>
    </w:p>
    <w:p w14:paraId="53FA1171" w14:textId="048C5784" w:rsidR="31EEE1AB" w:rsidRDefault="6B967EC6" w:rsidP="00A163C4">
      <w:pPr>
        <w:spacing w:before="129" w:line="276" w:lineRule="auto"/>
        <w:jc w:val="both"/>
      </w:pPr>
      <w:r w:rsidRPr="135FAFDE">
        <w:rPr>
          <w:b/>
          <w:bCs/>
        </w:rPr>
        <w:t>Motor de juego:</w:t>
      </w:r>
      <w:r>
        <w:t xml:space="preserve"> Godot Engine 4.x</w:t>
      </w:r>
    </w:p>
    <w:p w14:paraId="2A5E80B8" w14:textId="291D4763" w:rsidR="6B967EC6" w:rsidRDefault="6B967EC6" w:rsidP="007573C1">
      <w:pPr>
        <w:spacing w:before="240" w:after="240" w:line="276" w:lineRule="auto"/>
        <w:jc w:val="both"/>
        <w:rPr>
          <w:rFonts w:asciiTheme="minorHAnsi" w:eastAsiaTheme="minorEastAsia" w:hAnsiTheme="minorHAnsi" w:cstheme="minorBidi"/>
        </w:rPr>
      </w:pPr>
      <w:r w:rsidRPr="008B78AC">
        <w:rPr>
          <w:b/>
          <w:bCs/>
        </w:rPr>
        <w:t>Herramienta de arte:</w:t>
      </w:r>
      <w:r w:rsidRPr="4F7D1DAF">
        <w:rPr>
          <w:rFonts w:asciiTheme="minorHAnsi" w:eastAsiaTheme="minorEastAsia" w:hAnsiTheme="minorHAnsi" w:cstheme="minorBidi"/>
        </w:rPr>
        <w:t xml:space="preserve"> </w:t>
      </w:r>
      <w:r w:rsidR="00176C0E">
        <w:t>Libre</w:t>
      </w:r>
      <w:r w:rsidRPr="008B78AC">
        <w:t xml:space="preserve">sprite. Fork de código abierto de Aseprite. Creación de sprites y animaciones </w:t>
      </w:r>
      <w:r w:rsidR="00E31514" w:rsidRPr="008B78AC">
        <w:t>píxel</w:t>
      </w:r>
      <w:r w:rsidRPr="008B78AC">
        <w:t xml:space="preserve"> art.</w:t>
      </w:r>
      <w:r w:rsidRPr="4F7D1DAF">
        <w:rPr>
          <w:rFonts w:asciiTheme="minorHAnsi" w:eastAsiaTheme="minorEastAsia" w:hAnsiTheme="minorHAnsi" w:cstheme="minorBidi"/>
        </w:rPr>
        <w:t xml:space="preserve"> </w:t>
      </w:r>
    </w:p>
    <w:p w14:paraId="68DD3BE7" w14:textId="739B7B0E" w:rsidR="1BBD7AA5" w:rsidRDefault="11387779" w:rsidP="007573C1">
      <w:pPr>
        <w:spacing w:before="240" w:after="240" w:line="276" w:lineRule="auto"/>
        <w:jc w:val="both"/>
      </w:pPr>
      <w:r w:rsidRPr="008B78AC">
        <w:rPr>
          <w:b/>
          <w:bCs/>
        </w:rPr>
        <w:t>Herramientas de audio:</w:t>
      </w:r>
      <w:r w:rsidRPr="5FFA8354">
        <w:rPr>
          <w:rFonts w:asciiTheme="minorHAnsi" w:eastAsiaTheme="minorEastAsia" w:hAnsiTheme="minorHAnsi" w:cstheme="minorBidi"/>
          <w:b/>
        </w:rPr>
        <w:t xml:space="preserve"> </w:t>
      </w:r>
      <w:r>
        <w:t>Audacity. Edición de efectos de sonido</w:t>
      </w:r>
    </w:p>
    <w:p w14:paraId="6FA16813" w14:textId="0DACF91C" w:rsidR="5885884D" w:rsidRDefault="5885884D" w:rsidP="007573C1">
      <w:pPr>
        <w:spacing w:before="240" w:after="240" w:line="276" w:lineRule="auto"/>
        <w:jc w:val="both"/>
      </w:pPr>
      <w:r w:rsidRPr="008B78AC">
        <w:rPr>
          <w:b/>
          <w:bCs/>
        </w:rPr>
        <w:t>Control de versiones:</w:t>
      </w:r>
      <w:r>
        <w:t xml:space="preserve"> Git y GitHub.</w:t>
      </w:r>
    </w:p>
    <w:p w14:paraId="6DC3CB3B" w14:textId="00F75ABE" w:rsidR="5885884D" w:rsidRDefault="5885884D" w:rsidP="00A163C4">
      <w:pPr>
        <w:spacing w:before="129" w:line="276" w:lineRule="auto"/>
        <w:jc w:val="both"/>
        <w:rPr>
          <w:b/>
          <w:bCs/>
        </w:rPr>
      </w:pPr>
      <w:r w:rsidRPr="135FAFDE">
        <w:rPr>
          <w:b/>
          <w:bCs/>
        </w:rPr>
        <w:t>HERRAMIENTAS DE DISEÑO</w:t>
      </w:r>
    </w:p>
    <w:p w14:paraId="2ED12874" w14:textId="1CA632E0" w:rsidR="5885884D" w:rsidRDefault="5885884D" w:rsidP="00A163C4">
      <w:pPr>
        <w:spacing w:before="129" w:line="276" w:lineRule="auto"/>
        <w:jc w:val="both"/>
      </w:pPr>
      <w:r w:rsidRPr="135FAFDE">
        <w:rPr>
          <w:b/>
          <w:bCs/>
        </w:rPr>
        <w:t>Creación de niveles:</w:t>
      </w:r>
    </w:p>
    <w:p w14:paraId="6B905428" w14:textId="1A5C685D" w:rsidR="5885884D" w:rsidRDefault="5885884D" w:rsidP="007573C1">
      <w:pPr>
        <w:pStyle w:val="Heading3"/>
        <w:numPr>
          <w:ilvl w:val="0"/>
          <w:numId w:val="21"/>
        </w:numPr>
        <w:spacing w:before="129" w:line="276" w:lineRule="auto"/>
        <w:jc w:val="both"/>
      </w:pPr>
      <w:r>
        <w:t>Godot TileMap Editor (integrado en el motor)</w:t>
      </w:r>
    </w:p>
    <w:p w14:paraId="4AD51F6E" w14:textId="05EDB2C1" w:rsidR="5885884D" w:rsidRDefault="5885884D" w:rsidP="007573C1">
      <w:pPr>
        <w:pStyle w:val="Heading3"/>
        <w:numPr>
          <w:ilvl w:val="0"/>
          <w:numId w:val="21"/>
        </w:numPr>
        <w:spacing w:before="129" w:line="276" w:lineRule="auto"/>
        <w:jc w:val="both"/>
      </w:pPr>
      <w:r>
        <w:t>Sistema de tiles 16×16 pixels</w:t>
      </w:r>
    </w:p>
    <w:p w14:paraId="6AA78A6C" w14:textId="5ABFE837" w:rsidR="5885884D" w:rsidRDefault="5885884D" w:rsidP="007573C1">
      <w:pPr>
        <w:pStyle w:val="Heading3"/>
        <w:numPr>
          <w:ilvl w:val="0"/>
          <w:numId w:val="23"/>
        </w:numPr>
        <w:spacing w:before="129" w:line="276" w:lineRule="auto"/>
        <w:jc w:val="both"/>
      </w:pPr>
      <w:r>
        <w:t>Capas: Fondo, Plataformas, Obstáculos, Decoración, Foreground</w:t>
      </w:r>
    </w:p>
    <w:p w14:paraId="15FAF48B" w14:textId="467490A7" w:rsidR="5885884D" w:rsidRDefault="5885884D" w:rsidP="00A163C4">
      <w:pPr>
        <w:pStyle w:val="Heading3"/>
        <w:spacing w:before="281" w:line="276" w:lineRule="auto"/>
        <w:ind w:left="0"/>
        <w:jc w:val="both"/>
      </w:pPr>
      <w:r w:rsidRPr="135FAFDE">
        <w:rPr>
          <w:b/>
          <w:bCs/>
        </w:rPr>
        <w:t>Sistema de código:</w:t>
      </w:r>
    </w:p>
    <w:p w14:paraId="20B6EBAD" w14:textId="5719647B" w:rsidR="5885884D" w:rsidRDefault="5885884D" w:rsidP="00A163C4">
      <w:pPr>
        <w:pStyle w:val="ListParagraph"/>
        <w:numPr>
          <w:ilvl w:val="0"/>
          <w:numId w:val="22"/>
        </w:numPr>
        <w:spacing w:before="129" w:line="276" w:lineRule="auto"/>
        <w:jc w:val="both"/>
      </w:pPr>
      <w:r>
        <w:t>Lenguaje: GDScript (Godot nativo)</w:t>
      </w:r>
    </w:p>
    <w:p w14:paraId="475EFE3E" w14:textId="6B7067F3" w:rsidR="69E7DFA7" w:rsidRDefault="5885884D" w:rsidP="00A163C4">
      <w:pPr>
        <w:pStyle w:val="ListParagraph"/>
        <w:numPr>
          <w:ilvl w:val="0"/>
          <w:numId w:val="22"/>
        </w:numPr>
        <w:spacing w:before="129" w:line="276" w:lineRule="auto"/>
        <w:jc w:val="both"/>
      </w:pPr>
      <w:r>
        <w:t xml:space="preserve">Nomenclatura: snake_case (estándar </w:t>
      </w:r>
      <w:r w:rsidR="510E81FB">
        <w:t xml:space="preserve">de </w:t>
      </w:r>
      <w:r>
        <w:t>Godot)</w:t>
      </w:r>
    </w:p>
    <w:p w14:paraId="6580FB1A" w14:textId="719C685A" w:rsidR="69E7DFA7" w:rsidRDefault="5B07274E" w:rsidP="00A163C4">
      <w:pPr>
        <w:spacing w:before="129" w:line="276" w:lineRule="auto"/>
        <w:jc w:val="both"/>
        <w:rPr>
          <w:b/>
          <w:bCs/>
        </w:rPr>
      </w:pPr>
      <w:r w:rsidRPr="135FAFDE">
        <w:rPr>
          <w:b/>
          <w:bCs/>
        </w:rPr>
        <w:t>IMPLEMENTACIÓN TÉCNICA PRINCIPAL</w:t>
      </w:r>
    </w:p>
    <w:p w14:paraId="7BD5E405" w14:textId="59D01E36" w:rsidR="69E7DFA7" w:rsidRDefault="5B07274E" w:rsidP="00A163C4">
      <w:pPr>
        <w:spacing w:before="129" w:line="276" w:lineRule="auto"/>
        <w:jc w:val="both"/>
        <w:rPr>
          <w:b/>
          <w:bCs/>
        </w:rPr>
      </w:pPr>
      <w:r w:rsidRPr="135FAFDE">
        <w:rPr>
          <w:b/>
          <w:bCs/>
        </w:rPr>
        <w:t>Sistema de cámara:</w:t>
      </w:r>
    </w:p>
    <w:p w14:paraId="34985A1D" w14:textId="48557E18" w:rsidR="69E7DFA7" w:rsidRDefault="5B07274E" w:rsidP="00A163C4">
      <w:pPr>
        <w:pStyle w:val="ListParagraph"/>
        <w:numPr>
          <w:ilvl w:val="0"/>
          <w:numId w:val="3"/>
        </w:numPr>
        <w:spacing w:before="129" w:line="276" w:lineRule="auto"/>
        <w:jc w:val="both"/>
        <w:rPr>
          <w:i/>
        </w:rPr>
      </w:pPr>
      <w:r w:rsidRPr="135FAFDE">
        <w:t xml:space="preserve">Cámara 2D lateral con </w:t>
      </w:r>
      <w:r w:rsidRPr="56B4D46B">
        <w:rPr>
          <w:i/>
        </w:rPr>
        <w:t>smooth follow</w:t>
      </w:r>
    </w:p>
    <w:p w14:paraId="59CE74D9" w14:textId="7BF9017F" w:rsidR="69E7DFA7" w:rsidRDefault="4C317627" w:rsidP="00A163C4">
      <w:pPr>
        <w:pStyle w:val="ListParagraph"/>
        <w:numPr>
          <w:ilvl w:val="0"/>
          <w:numId w:val="3"/>
        </w:numPr>
        <w:spacing w:before="129" w:line="276" w:lineRule="auto"/>
        <w:jc w:val="both"/>
      </w:pPr>
      <w:r w:rsidRPr="56B4D46B">
        <w:t>P</w:t>
      </w:r>
      <w:r w:rsidR="5B07274E" w:rsidRPr="56B4D46B">
        <w:t>e</w:t>
      </w:r>
      <w:r w:rsidRPr="56B4D46B">
        <w:t>queña vibración/temblor</w:t>
      </w:r>
      <w:r w:rsidR="5B07274E" w:rsidRPr="135FAFDE">
        <w:t xml:space="preserve"> para eventos importantes (daño, </w:t>
      </w:r>
      <w:r w:rsidR="28BDD617" w:rsidRPr="2D18B6EE">
        <w:t>aparición jefes...</w:t>
      </w:r>
      <w:r w:rsidR="5B07274E" w:rsidRPr="2D18B6EE">
        <w:t>)</w:t>
      </w:r>
    </w:p>
    <w:p w14:paraId="75AF0A3A" w14:textId="1A470663" w:rsidR="69E7DFA7" w:rsidRPr="00E312A1" w:rsidRDefault="5B07274E" w:rsidP="00A163C4">
      <w:pPr>
        <w:pStyle w:val="ListParagraph"/>
        <w:numPr>
          <w:ilvl w:val="0"/>
          <w:numId w:val="3"/>
        </w:numPr>
        <w:spacing w:before="129" w:line="276" w:lineRule="auto"/>
        <w:jc w:val="both"/>
        <w:rPr>
          <w:lang w:val="en-US"/>
        </w:rPr>
      </w:pPr>
      <w:r w:rsidRPr="00E312A1">
        <w:rPr>
          <w:lang w:val="en-US"/>
        </w:rPr>
        <w:t>Zoom out automático durante boss fights</w:t>
      </w:r>
    </w:p>
    <w:p w14:paraId="4A1B18F1" w14:textId="0C653998" w:rsidR="69E7DFA7" w:rsidRPr="0037619E" w:rsidRDefault="5B07274E" w:rsidP="00A163C4">
      <w:pPr>
        <w:spacing w:before="129" w:line="276" w:lineRule="auto"/>
        <w:jc w:val="both"/>
        <w:rPr>
          <w:lang w:val="en-US"/>
        </w:rPr>
      </w:pPr>
      <w:r w:rsidRPr="135FAFDE">
        <w:rPr>
          <w:b/>
          <w:bCs/>
        </w:rPr>
        <w:t>Sistema de físicas:</w:t>
      </w:r>
    </w:p>
    <w:p w14:paraId="110A4D34" w14:textId="6108C268" w:rsidR="69E7DFA7" w:rsidRDefault="5B07274E" w:rsidP="00A163C4">
      <w:pPr>
        <w:pStyle w:val="ListParagraph"/>
        <w:numPr>
          <w:ilvl w:val="0"/>
          <w:numId w:val="2"/>
        </w:numPr>
        <w:spacing w:before="129" w:line="276" w:lineRule="auto"/>
        <w:jc w:val="both"/>
      </w:pPr>
      <w:r w:rsidRPr="135FAFDE">
        <w:t>Motor de físicas 2D de Godot</w:t>
      </w:r>
    </w:p>
    <w:p w14:paraId="56AEAB2D" w14:textId="35C1F127" w:rsidR="69E7DFA7" w:rsidRDefault="62F1E1ED" w:rsidP="00A163C4">
      <w:pPr>
        <w:pStyle w:val="ListParagraph"/>
        <w:numPr>
          <w:ilvl w:val="0"/>
          <w:numId w:val="2"/>
        </w:numPr>
        <w:spacing w:before="129" w:line="276" w:lineRule="auto"/>
        <w:jc w:val="both"/>
      </w:pPr>
      <w:r w:rsidRPr="343A3C1E">
        <w:t xml:space="preserve">Nodo </w:t>
      </w:r>
      <w:r w:rsidR="5B07274E" w:rsidRPr="343A3C1E">
        <w:t>CharacterBody2D</w:t>
      </w:r>
      <w:r w:rsidR="5B07274E" w:rsidRPr="135FAFDE">
        <w:t xml:space="preserve"> para el jugador (control preciso)</w:t>
      </w:r>
    </w:p>
    <w:p w14:paraId="0AE0B930" w14:textId="04FD08EA" w:rsidR="69E7DFA7" w:rsidRDefault="3DC05BE7" w:rsidP="00A163C4">
      <w:pPr>
        <w:pStyle w:val="ListParagraph"/>
        <w:numPr>
          <w:ilvl w:val="0"/>
          <w:numId w:val="2"/>
        </w:numPr>
        <w:spacing w:before="129" w:line="276" w:lineRule="auto"/>
        <w:jc w:val="both"/>
      </w:pPr>
      <w:r w:rsidRPr="77D92A45">
        <w:t xml:space="preserve">Nodo </w:t>
      </w:r>
      <w:r w:rsidR="5B07274E" w:rsidRPr="77D92A45">
        <w:t>RigidBody2D</w:t>
      </w:r>
      <w:r w:rsidR="5B07274E" w:rsidRPr="135FAFDE">
        <w:t xml:space="preserve"> para objetos dinámicos (cajas, plataformas móviles)</w:t>
      </w:r>
    </w:p>
    <w:p w14:paraId="72FBA0AE" w14:textId="3DEA88A8" w:rsidR="69E7DFA7" w:rsidRPr="0037619E" w:rsidRDefault="5B07274E" w:rsidP="00A163C4">
      <w:pPr>
        <w:spacing w:before="129" w:line="276" w:lineRule="auto"/>
        <w:jc w:val="both"/>
        <w:rPr>
          <w:b/>
        </w:rPr>
      </w:pPr>
      <w:r w:rsidRPr="135FAFDE">
        <w:rPr>
          <w:b/>
          <w:bCs/>
        </w:rPr>
        <w:t>Sistema de poderes (</w:t>
      </w:r>
      <w:r w:rsidR="58A5B974" w:rsidRPr="029E8672">
        <w:rPr>
          <w:b/>
          <w:bCs/>
        </w:rPr>
        <w:t xml:space="preserve">Patrón </w:t>
      </w:r>
      <w:r w:rsidRPr="029E8672">
        <w:rPr>
          <w:b/>
          <w:bCs/>
        </w:rPr>
        <w:t>State</w:t>
      </w:r>
      <w:r w:rsidRPr="135FAFDE">
        <w:rPr>
          <w:b/>
          <w:bCs/>
        </w:rPr>
        <w:t>):</w:t>
      </w:r>
    </w:p>
    <w:p w14:paraId="659D26A8" w14:textId="1CD923E6" w:rsidR="69E7DFA7" w:rsidRDefault="5B07274E" w:rsidP="00A163C4">
      <w:pPr>
        <w:pStyle w:val="ListParagraph"/>
        <w:numPr>
          <w:ilvl w:val="0"/>
          <w:numId w:val="1"/>
        </w:numPr>
        <w:spacing w:before="129" w:line="276" w:lineRule="auto"/>
        <w:jc w:val="both"/>
      </w:pPr>
      <w:r w:rsidRPr="135FAFDE">
        <w:t xml:space="preserve">Arquitectura basada en </w:t>
      </w:r>
      <w:r w:rsidR="02F8909A" w:rsidRPr="029E8672">
        <w:t xml:space="preserve">el </w:t>
      </w:r>
      <w:r w:rsidR="02F8909A" w:rsidRPr="3E234CFC">
        <w:t>patrón State</w:t>
      </w:r>
    </w:p>
    <w:p w14:paraId="20FD5994" w14:textId="12F1ED63" w:rsidR="69E7DFA7" w:rsidRDefault="0E251088" w:rsidP="00A163C4">
      <w:pPr>
        <w:pStyle w:val="ListParagraph"/>
        <w:numPr>
          <w:ilvl w:val="0"/>
          <w:numId w:val="1"/>
        </w:numPr>
        <w:spacing w:before="129" w:line="276" w:lineRule="auto"/>
        <w:jc w:val="both"/>
      </w:pPr>
      <w:r w:rsidRPr="5162C6E6">
        <w:t>C</w:t>
      </w:r>
      <w:r w:rsidR="5B07274E" w:rsidRPr="5162C6E6">
        <w:t>ambio visual de Iris</w:t>
      </w:r>
      <w:r w:rsidR="626571DE" w:rsidRPr="25354852">
        <w:t xml:space="preserve"> </w:t>
      </w:r>
      <w:r w:rsidR="626571DE" w:rsidRPr="0E32C1B1">
        <w:t>(</w:t>
      </w:r>
      <w:r w:rsidR="626571DE" w:rsidRPr="2DC4037C">
        <w:t xml:space="preserve">pequeños detalles </w:t>
      </w:r>
      <w:r w:rsidR="626571DE" w:rsidRPr="1DEFE1EA">
        <w:t>cambian de color según el poder</w:t>
      </w:r>
      <w:r w:rsidR="626571DE" w:rsidRPr="0E32C1B1">
        <w:t>)</w:t>
      </w:r>
    </w:p>
    <w:p w14:paraId="65B258FB" w14:textId="77777777" w:rsidR="00B926F7" w:rsidRDefault="00B926F7" w:rsidP="00846619">
      <w:pPr>
        <w:pStyle w:val="Heading1"/>
        <w:rPr>
          <w:w w:val="90"/>
        </w:rPr>
      </w:pPr>
    </w:p>
    <w:p w14:paraId="71DE1927" w14:textId="2F1DDC7A" w:rsidR="00EF5327" w:rsidRDefault="00E9248D" w:rsidP="007573C1">
      <w:pPr>
        <w:pStyle w:val="Heading1"/>
        <w:spacing w:before="240"/>
        <w:rPr>
          <w:u w:val="none"/>
        </w:rPr>
      </w:pPr>
      <w:bookmarkStart w:id="31" w:name="_Toc221381869"/>
      <w:r>
        <w:rPr>
          <w:w w:val="90"/>
        </w:rPr>
        <w:t>PARTE</w:t>
      </w:r>
      <w:r>
        <w:rPr>
          <w:spacing w:val="-4"/>
          <w:w w:val="90"/>
        </w:rPr>
        <w:t xml:space="preserve"> </w:t>
      </w:r>
      <w:r>
        <w:rPr>
          <w:w w:val="90"/>
        </w:rPr>
        <w:t>FRONTAL</w:t>
      </w:r>
      <w:r>
        <w:rPr>
          <w:spacing w:val="-6"/>
          <w:w w:val="90"/>
        </w:rPr>
        <w:t xml:space="preserve"> </w:t>
      </w:r>
      <w:r>
        <w:rPr>
          <w:w w:val="90"/>
        </w:rPr>
        <w:t>DEL</w:t>
      </w:r>
      <w:r>
        <w:rPr>
          <w:spacing w:val="-2"/>
          <w:w w:val="90"/>
        </w:rPr>
        <w:t xml:space="preserve"> JUEGO</w:t>
      </w:r>
      <w:bookmarkEnd w:id="31"/>
    </w:p>
    <w:p w14:paraId="19DC5689" w14:textId="2BD18E78" w:rsidR="006461D4" w:rsidRPr="00810439" w:rsidRDefault="006461D4" w:rsidP="007573C1">
      <w:pPr>
        <w:spacing w:before="240" w:after="240" w:line="276" w:lineRule="auto"/>
        <w:jc w:val="both"/>
      </w:pPr>
      <w:bookmarkStart w:id="32" w:name="_bookmark5"/>
      <w:bookmarkStart w:id="33" w:name="_bookmark6"/>
      <w:bookmarkEnd w:id="32"/>
      <w:bookmarkEnd w:id="33"/>
      <w:r w:rsidRPr="008B78AC">
        <w:rPr>
          <w:b/>
          <w:bCs/>
        </w:rPr>
        <w:t>Pantalla de Tecnología</w:t>
      </w:r>
      <w:r w:rsidRPr="00810439">
        <w:t xml:space="preserve"> (Motor / Third-Party) Se muestra durante 2-3 segundos</w:t>
      </w:r>
      <w:r w:rsidR="00464C40">
        <w:t xml:space="preserve"> el logotipo de Godot Engine</w:t>
      </w:r>
      <w:r w:rsidRPr="00810439">
        <w:t>.</w:t>
      </w:r>
    </w:p>
    <w:p w14:paraId="1F6525B6" w14:textId="6C4F9E0B" w:rsidR="0019491F" w:rsidRPr="008B78AC" w:rsidRDefault="000347EB" w:rsidP="007573C1">
      <w:pPr>
        <w:spacing w:after="240" w:line="276" w:lineRule="auto"/>
        <w:jc w:val="both"/>
        <w:rPr>
          <w:b/>
          <w:bCs/>
        </w:rPr>
      </w:pPr>
      <w:r w:rsidRPr="008B78AC">
        <w:rPr>
          <w:b/>
          <w:bCs/>
        </w:rPr>
        <w:t xml:space="preserve">Identidad del Desarrollador (Logo del </w:t>
      </w:r>
      <w:r w:rsidR="008B78AC">
        <w:rPr>
          <w:b/>
          <w:bCs/>
        </w:rPr>
        <w:t>Grupo</w:t>
      </w:r>
      <w:r w:rsidRPr="008B78AC">
        <w:rPr>
          <w:b/>
          <w:bCs/>
        </w:rPr>
        <w:t>)</w:t>
      </w:r>
      <w:r w:rsidR="00F73173" w:rsidRPr="008B78AC">
        <w:rPr>
          <w:b/>
          <w:bCs/>
        </w:rPr>
        <w:t xml:space="preserve"> </w:t>
      </w:r>
      <w:r w:rsidR="00F73173" w:rsidRPr="008B78AC">
        <w:t>Se muestra durante 3 segundos.</w:t>
      </w:r>
    </w:p>
    <w:p w14:paraId="7C88D51B" w14:textId="56BC4DFA" w:rsidR="00EF5327" w:rsidRPr="007573C1" w:rsidRDefault="004A5BFC" w:rsidP="007573C1">
      <w:pPr>
        <w:spacing w:after="240" w:line="276" w:lineRule="auto"/>
        <w:jc w:val="both"/>
        <w:rPr>
          <w:b/>
        </w:rPr>
      </w:pPr>
      <w:r w:rsidRPr="00810439">
        <w:rPr>
          <w:b/>
          <w:spacing w:val="-2"/>
        </w:rPr>
        <w:t>Transición al Título</w:t>
      </w:r>
      <w:r w:rsidR="005748C5" w:rsidRPr="00810439">
        <w:rPr>
          <w:spacing w:val="-2"/>
        </w:rPr>
        <w:t>:</w:t>
      </w:r>
      <w:r w:rsidR="00B62156" w:rsidRPr="00810439">
        <w:rPr>
          <w:spacing w:val="-2"/>
        </w:rPr>
        <w:t xml:space="preserve"> Tras la pantalla legal, el juego carga la Pantalla de Título</w:t>
      </w:r>
      <w:r w:rsidR="005748C5" w:rsidRPr="00810439">
        <w:rPr>
          <w:b/>
          <w:spacing w:val="-2"/>
        </w:rPr>
        <w:t>.</w:t>
      </w:r>
    </w:p>
    <w:p w14:paraId="09E148CA" w14:textId="77777777" w:rsidR="00965ED6" w:rsidRDefault="00965ED6" w:rsidP="00846619">
      <w:pPr>
        <w:pStyle w:val="Heading1"/>
        <w:rPr>
          <w:w w:val="90"/>
        </w:rPr>
      </w:pPr>
      <w:bookmarkStart w:id="34" w:name="_bookmark7"/>
      <w:bookmarkEnd w:id="34"/>
    </w:p>
    <w:p w14:paraId="286473FB" w14:textId="77777777" w:rsidR="00464C40" w:rsidRPr="00464C40" w:rsidRDefault="00E9248D" w:rsidP="00846619">
      <w:pPr>
        <w:pStyle w:val="Heading1"/>
        <w:rPr>
          <w:u w:val="none"/>
        </w:rPr>
      </w:pPr>
      <w:bookmarkStart w:id="35" w:name="_Toc221381870"/>
      <w:r>
        <w:rPr>
          <w:w w:val="90"/>
        </w:rPr>
        <w:t>TÍTULO/PANTALLA</w:t>
      </w:r>
      <w:r>
        <w:rPr>
          <w:spacing w:val="-7"/>
          <w:w w:val="90"/>
        </w:rPr>
        <w:t xml:space="preserve"> </w:t>
      </w:r>
      <w:r>
        <w:rPr>
          <w:w w:val="90"/>
        </w:rPr>
        <w:t>DE</w:t>
      </w:r>
      <w:r>
        <w:rPr>
          <w:spacing w:val="-4"/>
          <w:w w:val="90"/>
        </w:rPr>
        <w:t xml:space="preserve"> </w:t>
      </w:r>
      <w:r>
        <w:rPr>
          <w:spacing w:val="-2"/>
          <w:w w:val="90"/>
        </w:rPr>
        <w:t>INICIO</w:t>
      </w:r>
      <w:bookmarkEnd w:id="35"/>
    </w:p>
    <w:p w14:paraId="30C231BC" w14:textId="27395B82" w:rsidR="00EF5327" w:rsidRPr="00464C40" w:rsidRDefault="00980B13" w:rsidP="00464C40">
      <w:pPr>
        <w:spacing w:before="240" w:after="240" w:line="259" w:lineRule="auto"/>
        <w:jc w:val="both"/>
        <w:rPr>
          <w:b/>
          <w:bCs/>
        </w:rPr>
      </w:pPr>
      <w:r w:rsidRPr="00464C40">
        <w:rPr>
          <w:b/>
          <w:bCs/>
        </w:rPr>
        <w:t>Pantalla de Inicio:</w:t>
      </w:r>
    </w:p>
    <w:p w14:paraId="1F5E5634" w14:textId="3689E770" w:rsidR="000A3458" w:rsidRDefault="00C54E5A" w:rsidP="006B5DCE">
      <w:pPr>
        <w:pStyle w:val="BodyText"/>
        <w:spacing w:before="117"/>
        <w:ind w:left="0" w:firstLine="0"/>
        <w:jc w:val="center"/>
      </w:pPr>
      <w:r>
        <w:rPr>
          <w:noProof/>
        </w:rPr>
        <w:drawing>
          <wp:inline distT="0" distB="0" distL="0" distR="0" wp14:anchorId="63808AAD" wp14:editId="5FAA68E0">
            <wp:extent cx="3863340" cy="3863340"/>
            <wp:effectExtent l="0" t="0" r="3810" b="3810"/>
            <wp:docPr id="1225855299"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5299" name="Imagen 14" descr="Diagram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63340" cy="3863340"/>
                    </a:xfrm>
                    <a:prstGeom prst="rect">
                      <a:avLst/>
                    </a:prstGeom>
                  </pic:spPr>
                </pic:pic>
              </a:graphicData>
            </a:graphic>
          </wp:inline>
        </w:drawing>
      </w:r>
    </w:p>
    <w:p w14:paraId="386E1881" w14:textId="77777777" w:rsidR="00857C27" w:rsidRPr="0037619E" w:rsidRDefault="00857C27" w:rsidP="00A163C4">
      <w:pPr>
        <w:spacing w:before="128" w:line="276" w:lineRule="auto"/>
        <w:jc w:val="both"/>
        <w:rPr>
          <w:b/>
          <w:spacing w:val="-2"/>
        </w:rPr>
      </w:pPr>
      <w:r w:rsidRPr="0037619E">
        <w:rPr>
          <w:b/>
          <w:spacing w:val="-2"/>
        </w:rPr>
        <w:t>Animaciones y gráficos</w:t>
      </w:r>
    </w:p>
    <w:p w14:paraId="72AECE0C" w14:textId="71079218" w:rsidR="00857C27" w:rsidRPr="0037619E" w:rsidRDefault="00857C27" w:rsidP="00A163C4">
      <w:pPr>
        <w:numPr>
          <w:ilvl w:val="0"/>
          <w:numId w:val="27"/>
        </w:numPr>
        <w:spacing w:before="128" w:line="276" w:lineRule="auto"/>
        <w:jc w:val="both"/>
        <w:rPr>
          <w:spacing w:val="-2"/>
        </w:rPr>
      </w:pPr>
      <w:r w:rsidRPr="0037619E">
        <w:rPr>
          <w:spacing w:val="-2"/>
        </w:rPr>
        <w:t xml:space="preserve">Animación </w:t>
      </w:r>
      <w:r w:rsidR="002A7C66">
        <w:rPr>
          <w:spacing w:val="-2"/>
        </w:rPr>
        <w:t>estática</w:t>
      </w:r>
      <w:r w:rsidRPr="0037619E">
        <w:rPr>
          <w:spacing w:val="-2"/>
        </w:rPr>
        <w:t xml:space="preserve"> del personaje principal (</w:t>
      </w:r>
      <w:r>
        <w:rPr>
          <w:spacing w:val="-2"/>
        </w:rPr>
        <w:t>i</w:t>
      </w:r>
      <w:r w:rsidRPr="00F967D3">
        <w:rPr>
          <w:spacing w:val="-2"/>
        </w:rPr>
        <w:t>dle animation</w:t>
      </w:r>
      <w:r w:rsidRPr="0037619E">
        <w:rPr>
          <w:spacing w:val="-2"/>
        </w:rPr>
        <w:t>).</w:t>
      </w:r>
    </w:p>
    <w:p w14:paraId="3723A39D" w14:textId="6679C6B4" w:rsidR="00857C27" w:rsidRPr="0037619E" w:rsidRDefault="00857C27" w:rsidP="00A163C4">
      <w:pPr>
        <w:numPr>
          <w:ilvl w:val="0"/>
          <w:numId w:val="27"/>
        </w:numPr>
        <w:spacing w:before="128" w:line="276" w:lineRule="auto"/>
        <w:jc w:val="both"/>
      </w:pPr>
      <w:r w:rsidRPr="0037619E">
        <w:rPr>
          <w:spacing w:val="-2"/>
        </w:rPr>
        <w:t>Efecto visual ligero en los cristales (partículas).</w:t>
      </w:r>
    </w:p>
    <w:p w14:paraId="3E7BCE53" w14:textId="79C2F612" w:rsidR="00EA4B25" w:rsidRPr="006B5DCE" w:rsidRDefault="00857C27" w:rsidP="00A163C4">
      <w:pPr>
        <w:numPr>
          <w:ilvl w:val="0"/>
          <w:numId w:val="27"/>
        </w:numPr>
        <w:spacing w:before="128" w:line="276" w:lineRule="auto"/>
        <w:jc w:val="both"/>
      </w:pPr>
      <w:r w:rsidRPr="0037619E">
        <w:rPr>
          <w:spacing w:val="-2"/>
        </w:rPr>
        <w:t>Transiciones suaves entre la pantalla de inicio y los menús.</w:t>
      </w:r>
    </w:p>
    <w:p w14:paraId="6F6605F4" w14:textId="19A98B13" w:rsidR="0037619E" w:rsidRPr="0037619E" w:rsidRDefault="0037619E" w:rsidP="00A163C4">
      <w:pPr>
        <w:spacing w:before="128" w:line="276" w:lineRule="auto"/>
        <w:jc w:val="both"/>
      </w:pPr>
      <w:r w:rsidRPr="33872E51">
        <w:rPr>
          <w:rFonts w:eastAsia="Times New Roman"/>
          <w:b/>
        </w:rPr>
        <w:t>Opciones disponibles para el jugador</w:t>
      </w:r>
    </w:p>
    <w:p w14:paraId="5BA429DA" w14:textId="05AB8131" w:rsidR="0037619E" w:rsidRDefault="0037619E" w:rsidP="00A163C4">
      <w:pPr>
        <w:spacing w:before="128" w:line="276" w:lineRule="auto"/>
        <w:jc w:val="both"/>
      </w:pPr>
      <w:r w:rsidRPr="33872E51">
        <w:rPr>
          <w:rFonts w:eastAsia="Times New Roman"/>
        </w:rPr>
        <w:t>En la pantalla principal se mostrará un menú con las siguientes opciones:</w:t>
      </w:r>
    </w:p>
    <w:p w14:paraId="115CD240" w14:textId="46BEEA01" w:rsidR="002005C2" w:rsidRPr="00251DC8" w:rsidRDefault="00517472" w:rsidP="00A163C4">
      <w:pPr>
        <w:numPr>
          <w:ilvl w:val="0"/>
          <w:numId w:val="27"/>
        </w:numPr>
        <w:spacing w:before="128" w:line="276" w:lineRule="auto"/>
        <w:jc w:val="both"/>
      </w:pPr>
      <w:r w:rsidRPr="00EA4B25">
        <w:rPr>
          <w:spacing w:val="-2"/>
        </w:rPr>
        <w:t>Cargar</w:t>
      </w:r>
      <w:r w:rsidR="002005C2" w:rsidRPr="00EA4B25">
        <w:rPr>
          <w:spacing w:val="-2"/>
        </w:rPr>
        <w:t xml:space="preserve"> partida</w:t>
      </w:r>
    </w:p>
    <w:p w14:paraId="1B41D18D" w14:textId="4314903B" w:rsidR="002005C2" w:rsidRPr="00EA4B25" w:rsidRDefault="002005C2" w:rsidP="00A163C4">
      <w:pPr>
        <w:numPr>
          <w:ilvl w:val="0"/>
          <w:numId w:val="27"/>
        </w:numPr>
        <w:spacing w:before="128" w:line="276" w:lineRule="auto"/>
        <w:jc w:val="both"/>
      </w:pPr>
      <w:r w:rsidRPr="00EA4B25">
        <w:rPr>
          <w:spacing w:val="-2"/>
        </w:rPr>
        <w:t>Nueva partida</w:t>
      </w:r>
    </w:p>
    <w:p w14:paraId="02D925BB" w14:textId="1F5A8EAD" w:rsidR="00251DC8" w:rsidRPr="00EA4B25" w:rsidRDefault="00251DC8" w:rsidP="00A163C4">
      <w:pPr>
        <w:numPr>
          <w:ilvl w:val="0"/>
          <w:numId w:val="27"/>
        </w:numPr>
        <w:spacing w:before="128" w:line="276" w:lineRule="auto"/>
        <w:jc w:val="both"/>
      </w:pPr>
      <w:r w:rsidRPr="00EA4B25">
        <w:rPr>
          <w:spacing w:val="-2"/>
        </w:rPr>
        <w:t>Ajustes</w:t>
      </w:r>
    </w:p>
    <w:p w14:paraId="50AE5835" w14:textId="082E4CFB" w:rsidR="00EA4B25" w:rsidRPr="006B5DCE" w:rsidRDefault="00251DC8" w:rsidP="00A163C4">
      <w:pPr>
        <w:numPr>
          <w:ilvl w:val="0"/>
          <w:numId w:val="27"/>
        </w:numPr>
        <w:spacing w:before="128" w:line="276" w:lineRule="auto"/>
        <w:jc w:val="both"/>
      </w:pPr>
      <w:r w:rsidRPr="00EA4B25">
        <w:rPr>
          <w:spacing w:val="-2"/>
        </w:rPr>
        <w:t>Salir del juego</w:t>
      </w:r>
    </w:p>
    <w:p w14:paraId="785CF316" w14:textId="3480E1F2" w:rsidR="002A653A" w:rsidRPr="00EA4B25" w:rsidRDefault="002A653A" w:rsidP="00A163C4">
      <w:pPr>
        <w:spacing w:before="128" w:line="276" w:lineRule="auto"/>
        <w:jc w:val="both"/>
        <w:rPr>
          <w:b/>
          <w:spacing w:val="-2"/>
        </w:rPr>
      </w:pPr>
      <w:r w:rsidRPr="00EA4B25">
        <w:rPr>
          <w:b/>
          <w:spacing w:val="-2"/>
        </w:rPr>
        <w:t>Interacción del jugador</w:t>
      </w:r>
    </w:p>
    <w:p w14:paraId="20E694D8" w14:textId="6FE78BE4" w:rsidR="002A653A" w:rsidRPr="003E326B" w:rsidRDefault="002A653A" w:rsidP="00A163C4">
      <w:pPr>
        <w:numPr>
          <w:ilvl w:val="0"/>
          <w:numId w:val="27"/>
        </w:numPr>
        <w:spacing w:before="128" w:line="276" w:lineRule="auto"/>
        <w:jc w:val="both"/>
      </w:pPr>
      <w:r w:rsidRPr="003E326B">
        <w:rPr>
          <w:spacing w:val="-2"/>
        </w:rPr>
        <w:t>Interacción con el menú mediante:</w:t>
      </w:r>
    </w:p>
    <w:p w14:paraId="5743839E" w14:textId="613C52FA" w:rsidR="002A653A" w:rsidRPr="009E71F3" w:rsidRDefault="002A653A" w:rsidP="00A163C4">
      <w:pPr>
        <w:numPr>
          <w:ilvl w:val="0"/>
          <w:numId w:val="28"/>
        </w:numPr>
        <w:tabs>
          <w:tab w:val="num" w:pos="720"/>
        </w:tabs>
        <w:spacing w:line="276" w:lineRule="auto"/>
        <w:jc w:val="both"/>
      </w:pPr>
      <w:r w:rsidRPr="009E71F3">
        <w:t>Teclado</w:t>
      </w:r>
      <w:r w:rsidR="002A7C66" w:rsidRPr="009E71F3">
        <w:t xml:space="preserve">: </w:t>
      </w:r>
      <w:r w:rsidRPr="009E71F3">
        <w:t>flechas para navegar y tecla Enter para seleccionar.</w:t>
      </w:r>
    </w:p>
    <w:p w14:paraId="2BE80299" w14:textId="67C9BA53" w:rsidR="002A653A" w:rsidRPr="003E326B" w:rsidRDefault="002A653A" w:rsidP="00A163C4">
      <w:pPr>
        <w:numPr>
          <w:ilvl w:val="0"/>
          <w:numId w:val="28"/>
        </w:numPr>
        <w:tabs>
          <w:tab w:val="num" w:pos="720"/>
        </w:tabs>
        <w:spacing w:line="276" w:lineRule="auto"/>
        <w:jc w:val="both"/>
      </w:pPr>
      <w:r w:rsidRPr="003E326B">
        <w:rPr>
          <w:spacing w:val="-2"/>
        </w:rPr>
        <w:t>Opcionalmente, mando si está conectado.</w:t>
      </w:r>
    </w:p>
    <w:p w14:paraId="08022DB9" w14:textId="607D30E5" w:rsidR="00EA4B25" w:rsidRPr="006B5DCE" w:rsidRDefault="002A653A" w:rsidP="00A163C4">
      <w:pPr>
        <w:numPr>
          <w:ilvl w:val="0"/>
          <w:numId w:val="27"/>
        </w:numPr>
        <w:spacing w:before="128" w:after="240" w:line="276" w:lineRule="auto"/>
        <w:jc w:val="both"/>
      </w:pPr>
      <w:r w:rsidRPr="003E326B">
        <w:rPr>
          <w:spacing w:val="-2"/>
        </w:rPr>
        <w:t>El elemento seleccionado se resaltará visualmente</w:t>
      </w:r>
      <w:r w:rsidR="002A7C66" w:rsidRPr="003E326B">
        <w:rPr>
          <w:spacing w:val="-2"/>
        </w:rPr>
        <w:t>, aumentando ligeramente el tamaño.</w:t>
      </w:r>
    </w:p>
    <w:p w14:paraId="0595AFD6" w14:textId="632E7317" w:rsidR="002A653A" w:rsidRPr="00EA4B25" w:rsidRDefault="004552C2" w:rsidP="00A163C4">
      <w:pPr>
        <w:spacing w:line="276" w:lineRule="auto"/>
        <w:jc w:val="both"/>
        <w:rPr>
          <w:spacing w:val="-2"/>
        </w:rPr>
      </w:pPr>
      <w:r w:rsidRPr="00EA4B25">
        <w:rPr>
          <w:b/>
        </w:rPr>
        <w:t>Guardar y cargar partida</w:t>
      </w:r>
    </w:p>
    <w:p w14:paraId="62FD6388" w14:textId="77777777" w:rsidR="00717F2E" w:rsidRPr="003E326B" w:rsidRDefault="00717F2E" w:rsidP="00A163C4">
      <w:pPr>
        <w:spacing w:line="276" w:lineRule="auto"/>
        <w:jc w:val="both"/>
      </w:pPr>
      <w:r w:rsidRPr="003E326B">
        <w:t>El sistema de guardado será automático al completar un nivel.</w:t>
      </w:r>
    </w:p>
    <w:p w14:paraId="05D299B6" w14:textId="1BC34B78" w:rsidR="00EA7215" w:rsidRPr="00A163C4" w:rsidRDefault="00EA7215" w:rsidP="00A163C4">
      <w:pPr>
        <w:pStyle w:val="ListParagraph"/>
        <w:numPr>
          <w:ilvl w:val="0"/>
          <w:numId w:val="27"/>
        </w:numPr>
        <w:spacing w:line="276" w:lineRule="auto"/>
        <w:jc w:val="both"/>
      </w:pPr>
      <w:r w:rsidRPr="009E71F3">
        <w:rPr>
          <w:b/>
        </w:rPr>
        <w:t>Sistema de guardado</w:t>
      </w:r>
    </w:p>
    <w:p w14:paraId="7B5FA0B9" w14:textId="3572A826" w:rsidR="00EA7215" w:rsidRPr="003E326B" w:rsidRDefault="00EA7215" w:rsidP="00A163C4">
      <w:pPr>
        <w:numPr>
          <w:ilvl w:val="0"/>
          <w:numId w:val="28"/>
        </w:numPr>
        <w:tabs>
          <w:tab w:val="num" w:pos="720"/>
        </w:tabs>
        <w:spacing w:line="276" w:lineRule="auto"/>
        <w:jc w:val="both"/>
      </w:pPr>
      <w:r w:rsidRPr="003E326B">
        <w:t xml:space="preserve">El juego almacenará la información en archivos de </w:t>
      </w:r>
      <w:r w:rsidR="00B02C67" w:rsidRPr="003E326B">
        <w:t>guardados</w:t>
      </w:r>
      <w:r w:rsidRPr="003E326B">
        <w:t xml:space="preserve"> locales.</w:t>
      </w:r>
    </w:p>
    <w:p w14:paraId="1EA5CF99" w14:textId="77777777" w:rsidR="00EA7215" w:rsidRPr="003E326B" w:rsidRDefault="00EA7215" w:rsidP="00A163C4">
      <w:pPr>
        <w:numPr>
          <w:ilvl w:val="0"/>
          <w:numId w:val="28"/>
        </w:numPr>
        <w:tabs>
          <w:tab w:val="num" w:pos="720"/>
        </w:tabs>
        <w:spacing w:line="276" w:lineRule="auto"/>
        <w:jc w:val="both"/>
      </w:pPr>
      <w:r w:rsidRPr="003E326B">
        <w:t>Se dispondrá de varias ranuras de guardado.</w:t>
      </w:r>
    </w:p>
    <w:p w14:paraId="6EC27816" w14:textId="5E526923" w:rsidR="00EA7215" w:rsidRPr="003E326B" w:rsidRDefault="00EA7215" w:rsidP="00A163C4">
      <w:pPr>
        <w:numPr>
          <w:ilvl w:val="0"/>
          <w:numId w:val="28"/>
        </w:numPr>
        <w:tabs>
          <w:tab w:val="num" w:pos="720"/>
        </w:tabs>
        <w:spacing w:line="276" w:lineRule="auto"/>
        <w:jc w:val="both"/>
      </w:pPr>
      <w:r w:rsidRPr="003E326B">
        <w:t>El guardado se realiza</w:t>
      </w:r>
      <w:r w:rsidR="00490585" w:rsidRPr="003E326B">
        <w:t xml:space="preserve"> al</w:t>
      </w:r>
      <w:r w:rsidRPr="003E326B">
        <w:t xml:space="preserve"> finalizar cada nivel.</w:t>
      </w:r>
    </w:p>
    <w:p w14:paraId="3585D715" w14:textId="64D1E678" w:rsidR="00EA7215" w:rsidRPr="009E71F3" w:rsidRDefault="00EA7215" w:rsidP="00A163C4">
      <w:pPr>
        <w:pStyle w:val="ListParagraph"/>
        <w:numPr>
          <w:ilvl w:val="0"/>
          <w:numId w:val="27"/>
        </w:numPr>
        <w:spacing w:line="276" w:lineRule="auto"/>
        <w:jc w:val="both"/>
        <w:rPr>
          <w:b/>
        </w:rPr>
      </w:pPr>
      <w:r w:rsidRPr="009E71F3">
        <w:rPr>
          <w:b/>
        </w:rPr>
        <w:t>Nombrado del archivo guardado</w:t>
      </w:r>
    </w:p>
    <w:p w14:paraId="3F262C50" w14:textId="13ADDA56" w:rsidR="00EA4B25" w:rsidRDefault="00EA7215" w:rsidP="00A163C4">
      <w:pPr>
        <w:numPr>
          <w:ilvl w:val="0"/>
          <w:numId w:val="29"/>
        </w:numPr>
        <w:tabs>
          <w:tab w:val="num" w:pos="720"/>
        </w:tabs>
        <w:spacing w:line="276" w:lineRule="auto"/>
        <w:jc w:val="both"/>
      </w:pPr>
      <w:r w:rsidRPr="003E326B">
        <w:t>El nombre del archivo será generado automáticamente.</w:t>
      </w:r>
      <w:bookmarkStart w:id="36" w:name="_bookmark8"/>
      <w:bookmarkEnd w:id="36"/>
    </w:p>
    <w:p w14:paraId="24B3B414" w14:textId="6E29867E" w:rsidR="0063676D" w:rsidRPr="00BE1669" w:rsidRDefault="0063676D" w:rsidP="00A163C4">
      <w:pPr>
        <w:spacing w:before="128" w:line="276" w:lineRule="auto"/>
        <w:jc w:val="both"/>
        <w:rPr>
          <w:b/>
        </w:rPr>
      </w:pPr>
      <w:r w:rsidRPr="00BE1669">
        <w:rPr>
          <w:b/>
        </w:rPr>
        <w:t>Información mostrada del archivo guardado</w:t>
      </w:r>
    </w:p>
    <w:p w14:paraId="0E59949B" w14:textId="77777777" w:rsidR="0063676D" w:rsidRDefault="0063676D" w:rsidP="00A163C4">
      <w:pPr>
        <w:spacing w:line="276" w:lineRule="auto"/>
        <w:jc w:val="both"/>
      </w:pPr>
      <w:r>
        <w:t>Cada archivo de guardado mostrará al jugador los siguientes datos:</w:t>
      </w:r>
    </w:p>
    <w:p w14:paraId="173B506A" w14:textId="04D280C5" w:rsidR="00DF72BB" w:rsidRPr="00BE1669" w:rsidRDefault="0063676D" w:rsidP="00A163C4">
      <w:pPr>
        <w:pStyle w:val="ListParagraph"/>
        <w:numPr>
          <w:ilvl w:val="0"/>
          <w:numId w:val="27"/>
        </w:numPr>
        <w:spacing w:line="276" w:lineRule="auto"/>
        <w:jc w:val="both"/>
      </w:pPr>
      <w:r w:rsidRPr="00BE1669">
        <w:t>Nombre del archivo</w:t>
      </w:r>
    </w:p>
    <w:p w14:paraId="277EC202" w14:textId="77777777" w:rsidR="00DF72BB" w:rsidRPr="00BE1669" w:rsidRDefault="0063676D" w:rsidP="00A163C4">
      <w:pPr>
        <w:pStyle w:val="ListParagraph"/>
        <w:numPr>
          <w:ilvl w:val="0"/>
          <w:numId w:val="27"/>
        </w:numPr>
        <w:spacing w:line="276" w:lineRule="auto"/>
        <w:jc w:val="both"/>
      </w:pPr>
      <w:r w:rsidRPr="00BE1669">
        <w:t>Fecha y hora de guardado</w:t>
      </w:r>
    </w:p>
    <w:p w14:paraId="72A3CE6C" w14:textId="377CDD4E" w:rsidR="00DF72BB" w:rsidRPr="00BE1669" w:rsidRDefault="0063676D" w:rsidP="00A163C4">
      <w:pPr>
        <w:pStyle w:val="ListParagraph"/>
        <w:numPr>
          <w:ilvl w:val="0"/>
          <w:numId w:val="27"/>
        </w:numPr>
        <w:spacing w:line="276" w:lineRule="auto"/>
        <w:jc w:val="both"/>
      </w:pPr>
      <w:r w:rsidRPr="00BE1669">
        <w:t>Nivel actual</w:t>
      </w:r>
    </w:p>
    <w:p w14:paraId="3514F49D" w14:textId="50D0FFF7" w:rsidR="00EA4B25" w:rsidRPr="00BE1669" w:rsidRDefault="0063676D" w:rsidP="00A163C4">
      <w:pPr>
        <w:pStyle w:val="ListParagraph"/>
        <w:numPr>
          <w:ilvl w:val="0"/>
          <w:numId w:val="27"/>
        </w:numPr>
        <w:spacing w:after="240" w:line="276" w:lineRule="auto"/>
        <w:jc w:val="both"/>
      </w:pPr>
      <w:r w:rsidRPr="00BE1669">
        <w:t>Tiempo total de juego transcurrido</w:t>
      </w:r>
    </w:p>
    <w:p w14:paraId="304151A0" w14:textId="71E68F50" w:rsidR="00EC4D04" w:rsidRPr="00EA4B25" w:rsidRDefault="00EC4D04" w:rsidP="00A163C4">
      <w:pPr>
        <w:spacing w:line="276" w:lineRule="auto"/>
        <w:jc w:val="both"/>
        <w:rPr>
          <w:w w:val="90"/>
        </w:rPr>
      </w:pPr>
      <w:r w:rsidRPr="00EA4B25">
        <w:rPr>
          <w:b/>
          <w:bCs/>
        </w:rPr>
        <w:t>Características adicionales del guardado:</w:t>
      </w:r>
    </w:p>
    <w:p w14:paraId="477D6449" w14:textId="226151C7" w:rsidR="00EA4B25" w:rsidRDefault="000B6E75" w:rsidP="00A163C4">
      <w:pPr>
        <w:spacing w:after="240" w:line="276" w:lineRule="auto"/>
        <w:jc w:val="both"/>
      </w:pPr>
      <w:r w:rsidRPr="003E326B">
        <w:t xml:space="preserve">El guardado conserva </w:t>
      </w:r>
      <w:r w:rsidR="00EA431A" w:rsidRPr="003E326B">
        <w:t>los niveles desbloqueados</w:t>
      </w:r>
      <w:r w:rsidR="003E326B" w:rsidRPr="003E326B">
        <w:t xml:space="preserve"> y</w:t>
      </w:r>
      <w:r w:rsidR="00EA431A" w:rsidRPr="003E326B">
        <w:t xml:space="preserve"> las habilidades obtenida</w:t>
      </w:r>
      <w:r w:rsidR="003E326B" w:rsidRPr="003E326B">
        <w:t xml:space="preserve">s. </w:t>
      </w:r>
    </w:p>
    <w:p w14:paraId="0349063A" w14:textId="723DCA0E" w:rsidR="00430614" w:rsidRPr="00EA4B25" w:rsidRDefault="00994DB8" w:rsidP="00A163C4">
      <w:pPr>
        <w:spacing w:line="276" w:lineRule="auto"/>
        <w:jc w:val="both"/>
      </w:pPr>
      <w:r w:rsidRPr="00994DB8">
        <w:rPr>
          <w:b/>
          <w:bCs/>
        </w:rPr>
        <w:t>Ajustes del jugador</w:t>
      </w:r>
    </w:p>
    <w:p w14:paraId="15B7D3F0" w14:textId="55C0831B" w:rsidR="00994DB8" w:rsidRDefault="00994DB8" w:rsidP="00A163C4">
      <w:pPr>
        <w:spacing w:line="276" w:lineRule="auto"/>
        <w:jc w:val="both"/>
      </w:pPr>
      <w:r>
        <w:t xml:space="preserve">Desde el menú de </w:t>
      </w:r>
      <w:r>
        <w:rPr>
          <w:b/>
          <w:bCs/>
        </w:rPr>
        <w:t>Ajustes</w:t>
      </w:r>
      <w:r>
        <w:t xml:space="preserve">, el jugador podrá configurar </w:t>
      </w:r>
      <w:r w:rsidR="00720C1F">
        <w:t xml:space="preserve">tanto </w:t>
      </w:r>
      <w:r w:rsidR="003E3E49">
        <w:t xml:space="preserve">la resolución del juego como </w:t>
      </w:r>
      <w:r w:rsidR="00DB6D7E">
        <w:t>el audio.</w:t>
      </w:r>
    </w:p>
    <w:p w14:paraId="46F52036" w14:textId="597E0554" w:rsidR="00BA0191" w:rsidRPr="009E71F3" w:rsidRDefault="00BA0191" w:rsidP="00A163C4">
      <w:pPr>
        <w:pStyle w:val="ListParagraph"/>
        <w:numPr>
          <w:ilvl w:val="0"/>
          <w:numId w:val="27"/>
        </w:numPr>
        <w:spacing w:line="276" w:lineRule="auto"/>
        <w:jc w:val="both"/>
        <w:rPr>
          <w:b/>
          <w:bCs/>
        </w:rPr>
      </w:pPr>
      <w:r w:rsidRPr="009E71F3">
        <w:rPr>
          <w:b/>
          <w:bCs/>
        </w:rPr>
        <w:t>Ajustes de vídeo</w:t>
      </w:r>
    </w:p>
    <w:p w14:paraId="79F01023" w14:textId="650D02EC" w:rsidR="00BA0191" w:rsidRDefault="00BA0191" w:rsidP="00A163C4">
      <w:pPr>
        <w:numPr>
          <w:ilvl w:val="0"/>
          <w:numId w:val="28"/>
        </w:numPr>
        <w:tabs>
          <w:tab w:val="num" w:pos="720"/>
        </w:tabs>
        <w:spacing w:line="276" w:lineRule="auto"/>
        <w:jc w:val="both"/>
      </w:pPr>
      <w:r>
        <w:t>Resolución de la pantalla</w:t>
      </w:r>
    </w:p>
    <w:p w14:paraId="1454E031" w14:textId="0388BDAD" w:rsidR="00BA0191" w:rsidRDefault="00BA0191" w:rsidP="00A163C4">
      <w:pPr>
        <w:numPr>
          <w:ilvl w:val="0"/>
          <w:numId w:val="28"/>
        </w:numPr>
        <w:tabs>
          <w:tab w:val="num" w:pos="720"/>
        </w:tabs>
        <w:spacing w:line="276" w:lineRule="auto"/>
        <w:jc w:val="both"/>
      </w:pPr>
      <w:r>
        <w:t>Modo ventana/pantalla completa</w:t>
      </w:r>
    </w:p>
    <w:p w14:paraId="7CA2666B" w14:textId="1EA00886" w:rsidR="009A329E" w:rsidRPr="009E71F3" w:rsidRDefault="009A329E" w:rsidP="00A163C4">
      <w:pPr>
        <w:pStyle w:val="ListParagraph"/>
        <w:numPr>
          <w:ilvl w:val="0"/>
          <w:numId w:val="27"/>
        </w:numPr>
        <w:spacing w:line="276" w:lineRule="auto"/>
        <w:jc w:val="both"/>
        <w:rPr>
          <w:b/>
          <w:bCs/>
        </w:rPr>
      </w:pPr>
      <w:r w:rsidRPr="009E71F3">
        <w:rPr>
          <w:b/>
          <w:bCs/>
        </w:rPr>
        <w:t>Ajustes de audio</w:t>
      </w:r>
    </w:p>
    <w:p w14:paraId="4F04811F" w14:textId="52BAA142" w:rsidR="009A329E" w:rsidRDefault="0090007E" w:rsidP="00A163C4">
      <w:pPr>
        <w:numPr>
          <w:ilvl w:val="0"/>
          <w:numId w:val="28"/>
        </w:numPr>
        <w:tabs>
          <w:tab w:val="num" w:pos="720"/>
        </w:tabs>
        <w:spacing w:line="276" w:lineRule="auto"/>
        <w:jc w:val="both"/>
      </w:pPr>
      <w:r>
        <w:t>Volumen general</w:t>
      </w:r>
    </w:p>
    <w:p w14:paraId="2F01D42D" w14:textId="3F17F49E" w:rsidR="00BF0B60" w:rsidRDefault="0090007E" w:rsidP="00A163C4">
      <w:pPr>
        <w:numPr>
          <w:ilvl w:val="0"/>
          <w:numId w:val="28"/>
        </w:numPr>
        <w:tabs>
          <w:tab w:val="num" w:pos="720"/>
        </w:tabs>
        <w:spacing w:line="276" w:lineRule="auto"/>
        <w:jc w:val="both"/>
      </w:pPr>
      <w:r>
        <w:t>Volumen de efectos de sonido</w:t>
      </w:r>
    </w:p>
    <w:p w14:paraId="360F6376" w14:textId="186AEFCB" w:rsidR="00BF0B60" w:rsidRDefault="00BF0B60" w:rsidP="00A163C4">
      <w:pPr>
        <w:numPr>
          <w:ilvl w:val="0"/>
          <w:numId w:val="28"/>
        </w:numPr>
        <w:tabs>
          <w:tab w:val="num" w:pos="720"/>
        </w:tabs>
        <w:spacing w:line="276" w:lineRule="auto"/>
        <w:jc w:val="both"/>
      </w:pPr>
      <w:r>
        <w:t>Volumen de la música</w:t>
      </w:r>
      <w:r w:rsidR="009E71F3">
        <w:t xml:space="preserve"> de fondo</w:t>
      </w:r>
    </w:p>
    <w:p w14:paraId="5F5038B8" w14:textId="0E4E739C" w:rsidR="00BF0B60" w:rsidRDefault="00BF0B60" w:rsidP="00A163C4">
      <w:pPr>
        <w:numPr>
          <w:ilvl w:val="0"/>
          <w:numId w:val="28"/>
        </w:numPr>
        <w:tabs>
          <w:tab w:val="num" w:pos="720"/>
        </w:tabs>
        <w:spacing w:line="276" w:lineRule="auto"/>
        <w:jc w:val="both"/>
      </w:pPr>
      <w:r>
        <w:t>Activar</w:t>
      </w:r>
      <w:r w:rsidR="009E71F3">
        <w:t>/desactivar efectos de sonido</w:t>
      </w:r>
    </w:p>
    <w:p w14:paraId="3F729CD8" w14:textId="17776944" w:rsidR="00994DB8" w:rsidRDefault="009E71F3" w:rsidP="00A163C4">
      <w:pPr>
        <w:numPr>
          <w:ilvl w:val="0"/>
          <w:numId w:val="28"/>
        </w:numPr>
        <w:tabs>
          <w:tab w:val="num" w:pos="720"/>
        </w:tabs>
        <w:spacing w:line="276" w:lineRule="auto"/>
        <w:jc w:val="both"/>
      </w:pPr>
      <w:r>
        <w:t>Activar/desactivar música de fondo</w:t>
      </w:r>
    </w:p>
    <w:p w14:paraId="4410008E" w14:textId="77777777" w:rsidR="00926A03" w:rsidRPr="003E326B" w:rsidRDefault="00926A03" w:rsidP="00926A03">
      <w:pPr>
        <w:spacing w:line="360" w:lineRule="auto"/>
        <w:jc w:val="both"/>
      </w:pPr>
    </w:p>
    <w:p w14:paraId="18B90AE3" w14:textId="77777777" w:rsidR="00EF5327" w:rsidRDefault="00E9248D" w:rsidP="00846619">
      <w:pPr>
        <w:pStyle w:val="Heading1"/>
        <w:rPr>
          <w:u w:val="none"/>
        </w:rPr>
      </w:pPr>
      <w:bookmarkStart w:id="37" w:name="_Toc221381871"/>
      <w:r>
        <w:rPr>
          <w:w w:val="90"/>
        </w:rPr>
        <w:t>OTRAS</w:t>
      </w:r>
      <w:r>
        <w:rPr>
          <w:spacing w:val="-16"/>
          <w:w w:val="90"/>
        </w:rPr>
        <w:t xml:space="preserve"> </w:t>
      </w:r>
      <w:r>
        <w:t>PANTALLAS</w:t>
      </w:r>
      <w:bookmarkEnd w:id="37"/>
    </w:p>
    <w:p w14:paraId="6F942ABE" w14:textId="77777777" w:rsidR="00F806D8" w:rsidRDefault="7C5B005D" w:rsidP="0065393E">
      <w:pPr>
        <w:spacing w:before="129" w:line="259" w:lineRule="auto"/>
        <w:rPr>
          <w:b/>
        </w:rPr>
      </w:pPr>
      <w:r w:rsidRPr="5E8E87A5">
        <w:rPr>
          <w:b/>
          <w:bCs/>
        </w:rPr>
        <w:t>P</w:t>
      </w:r>
      <w:r w:rsidR="6AFDA067" w:rsidRPr="5E8E87A5">
        <w:rPr>
          <w:b/>
          <w:bCs/>
        </w:rPr>
        <w:t xml:space="preserve">ANTALLA </w:t>
      </w:r>
      <w:r w:rsidR="6AFDA067" w:rsidRPr="42502F17">
        <w:rPr>
          <w:b/>
          <w:bCs/>
        </w:rPr>
        <w:t>DE CRÉDITOS</w:t>
      </w:r>
    </w:p>
    <w:p w14:paraId="381778D8" w14:textId="08B70053" w:rsidR="1711EE39" w:rsidRPr="00F806D8" w:rsidRDefault="7C5B005D" w:rsidP="00C54E5A">
      <w:pPr>
        <w:spacing w:before="129" w:after="240" w:line="276" w:lineRule="auto"/>
        <w:jc w:val="both"/>
        <w:rPr>
          <w:b/>
        </w:rPr>
      </w:pPr>
      <w:r>
        <w:t>Esta pantalla servirá para reconocer el trabajo de los desarrolladores y las herramientas utilizadas, manteniendo la estética de restauración que define al juego.</w:t>
      </w:r>
      <w:r w:rsidR="1EEFCB3D">
        <w:t xml:space="preserve"> Se podrá mostrar la siguiente información:</w:t>
      </w:r>
    </w:p>
    <w:p w14:paraId="36882C64" w14:textId="28218369" w:rsidR="359E08FB" w:rsidRDefault="46BCA0CF" w:rsidP="00C54E5A">
      <w:pPr>
        <w:tabs>
          <w:tab w:val="left" w:pos="1288"/>
        </w:tabs>
        <w:spacing w:after="240" w:line="276" w:lineRule="auto"/>
        <w:jc w:val="both"/>
      </w:pPr>
      <w:r w:rsidRPr="21745C62">
        <w:rPr>
          <w:b/>
          <w:bCs/>
        </w:rPr>
        <w:t>Integrantes del Equipo:</w:t>
      </w:r>
      <w:r>
        <w:t xml:space="preserve"> Se listarán los nombres de los autores principales: Javier Castilla Rodríguez, Alejandro de los Reyes Pérez y Javier Soria Blanco.</w:t>
      </w:r>
    </w:p>
    <w:p w14:paraId="115EEC1C" w14:textId="77777777" w:rsidR="4E68A1AF" w:rsidRDefault="4E68A1AF" w:rsidP="00C54E5A">
      <w:pPr>
        <w:tabs>
          <w:tab w:val="left" w:pos="1288"/>
        </w:tabs>
        <w:spacing w:after="240" w:line="276" w:lineRule="auto"/>
        <w:jc w:val="both"/>
      </w:pPr>
      <w:r w:rsidRPr="6ED32BEA">
        <w:rPr>
          <w:b/>
          <w:bCs/>
        </w:rPr>
        <w:t>Representación</w:t>
      </w:r>
      <w:r w:rsidRPr="24A0821D">
        <w:rPr>
          <w:b/>
          <w:bCs/>
        </w:rPr>
        <w:t xml:space="preserve"> de</w:t>
      </w:r>
      <w:r w:rsidRPr="0CEC7D45">
        <w:rPr>
          <w:b/>
          <w:bCs/>
        </w:rPr>
        <w:t xml:space="preserve"> la universidad</w:t>
      </w:r>
      <w:r w:rsidRPr="3EE32BCB">
        <w:rPr>
          <w:b/>
          <w:bCs/>
        </w:rPr>
        <w:t xml:space="preserve">: </w:t>
      </w:r>
      <w:r>
        <w:t>Se mostrará el logo de la Universidad de Sevilla, así como el nombre del tutor del trabajo de fin de grado.</w:t>
      </w:r>
    </w:p>
    <w:p w14:paraId="0A07C9FC" w14:textId="77777777" w:rsidR="46BCA0CF" w:rsidRDefault="46BCA0CF" w:rsidP="00C54E5A">
      <w:pPr>
        <w:tabs>
          <w:tab w:val="left" w:pos="1288"/>
        </w:tabs>
        <w:spacing w:after="240" w:line="276" w:lineRule="auto"/>
        <w:jc w:val="both"/>
      </w:pPr>
      <w:r w:rsidRPr="1CE905B3">
        <w:rPr>
          <w:b/>
          <w:bCs/>
        </w:rPr>
        <w:t xml:space="preserve">Roles y responsabilidades: </w:t>
      </w:r>
      <w:r>
        <w:t>Programador, diseñador, artista, animador</w:t>
      </w:r>
      <w:r w:rsidR="710BF10B">
        <w:t>, jefe de equipo, director de proyecto...</w:t>
      </w:r>
    </w:p>
    <w:p w14:paraId="5C742F6D" w14:textId="77777777" w:rsidR="359E08FB" w:rsidRDefault="5B550B60" w:rsidP="00C54E5A">
      <w:pPr>
        <w:tabs>
          <w:tab w:val="left" w:pos="1288"/>
        </w:tabs>
        <w:spacing w:after="240" w:line="276" w:lineRule="auto"/>
        <w:jc w:val="both"/>
      </w:pPr>
      <w:r w:rsidRPr="68DC4A55">
        <w:rPr>
          <w:b/>
          <w:bCs/>
        </w:rPr>
        <w:t>Herramientas de Terceros:</w:t>
      </w:r>
      <w:r w:rsidRPr="64F2CC7D">
        <w:rPr>
          <w:b/>
          <w:bCs/>
        </w:rPr>
        <w:t xml:space="preserve"> </w:t>
      </w:r>
      <w:r w:rsidRPr="33F6063F">
        <w:t>Godot</w:t>
      </w:r>
      <w:r w:rsidR="61CDCBD0" w:rsidRPr="7F4DD593">
        <w:t>,</w:t>
      </w:r>
      <w:r w:rsidR="61CDCBD0" w:rsidRPr="68DC4A55">
        <w:t xml:space="preserve"> Freesprite, Audacity...</w:t>
      </w:r>
    </w:p>
    <w:p w14:paraId="0EF0FDC1" w14:textId="6EEEDBD3" w:rsidR="00464C40" w:rsidRDefault="61CDCBD0" w:rsidP="00C54E5A">
      <w:pPr>
        <w:tabs>
          <w:tab w:val="left" w:pos="1288"/>
        </w:tabs>
        <w:spacing w:after="240" w:line="276" w:lineRule="auto"/>
        <w:jc w:val="both"/>
      </w:pPr>
      <w:r w:rsidRPr="5C4F468A">
        <w:rPr>
          <w:b/>
          <w:bCs/>
        </w:rPr>
        <w:t>Estética de la Pantalla:</w:t>
      </w:r>
      <w:r w:rsidRPr="5C4F468A">
        <w:t xml:space="preserve"> Los nombres </w:t>
      </w:r>
      <w:r>
        <w:t>y distintos elementos en pantalla se</w:t>
      </w:r>
      <w:r w:rsidRPr="5C4F468A">
        <w:t xml:space="preserve"> teñirán con los colores primarios recuperados en el juego: Celeste, Rojo y Amarillo.</w:t>
      </w:r>
    </w:p>
    <w:p w14:paraId="27D212BF" w14:textId="77777777" w:rsidR="00F01F54" w:rsidRDefault="2900606A" w:rsidP="00C54E5A">
      <w:pPr>
        <w:spacing w:after="240" w:line="276" w:lineRule="auto"/>
        <w:jc w:val="both"/>
      </w:pPr>
      <w:r>
        <w:t>El jugador podrá salirse de la pantalla de créditos en cualquier momento</w:t>
      </w:r>
      <w:r w:rsidR="001F25C0">
        <w:t xml:space="preserve"> pulsando algún botón asi</w:t>
      </w:r>
      <w:r w:rsidR="00B5769B">
        <w:t xml:space="preserve">gnado </w:t>
      </w:r>
      <w:r w:rsidR="00F80589">
        <w:t>para dicho cometi</w:t>
      </w:r>
      <w:r w:rsidR="00E3543F">
        <w:t>do</w:t>
      </w:r>
      <w:r w:rsidR="00565D86">
        <w:t>.</w:t>
      </w:r>
    </w:p>
    <w:p w14:paraId="6BAF1094" w14:textId="77777777" w:rsidR="00F01F54" w:rsidRDefault="00F01F54" w:rsidP="00F80589"/>
    <w:p w14:paraId="211D30AC" w14:textId="77777777" w:rsidR="00F01F54" w:rsidRDefault="00F01F54" w:rsidP="00F01F54">
      <w:pPr>
        <w:pStyle w:val="Heading1"/>
      </w:pPr>
      <w:bookmarkStart w:id="38" w:name="_Toc221381872"/>
      <w:r>
        <w:rPr>
          <w:w w:val="90"/>
        </w:rPr>
        <w:t>PANTALLA</w:t>
      </w:r>
      <w:r>
        <w:rPr>
          <w:spacing w:val="10"/>
        </w:rPr>
        <w:t xml:space="preserve"> </w:t>
      </w:r>
      <w:r>
        <w:rPr>
          <w:w w:val="90"/>
        </w:rPr>
        <w:t>DE</w:t>
      </w:r>
      <w:r>
        <w:rPr>
          <w:spacing w:val="13"/>
        </w:rPr>
        <w:t xml:space="preserve"> </w:t>
      </w:r>
      <w:r>
        <w:rPr>
          <w:spacing w:val="-2"/>
          <w:w w:val="90"/>
        </w:rPr>
        <w:t>CARGA</w:t>
      </w:r>
      <w:bookmarkEnd w:id="38"/>
    </w:p>
    <w:p w14:paraId="77E0FD97" w14:textId="77777777" w:rsidR="00F01F54" w:rsidRPr="00F20854" w:rsidRDefault="00F01F54" w:rsidP="005B746A">
      <w:pPr>
        <w:tabs>
          <w:tab w:val="left" w:pos="1288"/>
        </w:tabs>
        <w:spacing w:before="1" w:line="276" w:lineRule="auto"/>
        <w:jc w:val="both"/>
        <w:rPr>
          <w:bCs/>
          <w:u w:color="000000"/>
        </w:rPr>
      </w:pPr>
      <w:r w:rsidRPr="005B746A">
        <w:rPr>
          <w:b/>
          <w:u w:color="000000"/>
        </w:rPr>
        <w:t>Imagen estática</w:t>
      </w:r>
      <w:r w:rsidRPr="00F20854">
        <w:rPr>
          <w:bCs/>
          <w:u w:color="000000"/>
        </w:rPr>
        <w:t>: Se mostrará una ilustración artística que representa algún apartado de juego a decisión del equipo. No se usarán varias imágenes. La imagen se mantendrá en una composición equilibrada que deje espacio libre en la parte inferior para los textos de ayuda.</w:t>
      </w:r>
    </w:p>
    <w:p w14:paraId="0D6D7229" w14:textId="77777777" w:rsidR="00F01F54" w:rsidRPr="00F20854" w:rsidRDefault="00F01F54" w:rsidP="005B746A">
      <w:pPr>
        <w:tabs>
          <w:tab w:val="left" w:pos="1288"/>
        </w:tabs>
        <w:spacing w:before="1" w:line="276" w:lineRule="auto"/>
        <w:jc w:val="both"/>
        <w:rPr>
          <w:bCs/>
          <w:u w:color="000000"/>
        </w:rPr>
      </w:pPr>
      <w:r w:rsidRPr="005B746A">
        <w:rPr>
          <w:b/>
          <w:u w:color="000000"/>
        </w:rPr>
        <w:t>Animación de carga</w:t>
      </w:r>
      <w:r w:rsidRPr="00F20854">
        <w:rPr>
          <w:bCs/>
          <w:u w:color="000000"/>
        </w:rPr>
        <w:t>: En la esquina inferior derecha se mostrará una pequeña animación cíclica en píxel art.</w:t>
      </w:r>
    </w:p>
    <w:p w14:paraId="3AC13C60" w14:textId="77777777" w:rsidR="00F01F54" w:rsidRPr="00F20854" w:rsidRDefault="00F01F54" w:rsidP="005B746A">
      <w:pPr>
        <w:tabs>
          <w:tab w:val="left" w:pos="1288"/>
        </w:tabs>
        <w:spacing w:before="1" w:line="276" w:lineRule="auto"/>
        <w:jc w:val="both"/>
        <w:rPr>
          <w:bCs/>
          <w:u w:color="000000"/>
        </w:rPr>
      </w:pPr>
      <w:r w:rsidRPr="005B746A">
        <w:rPr>
          <w:b/>
          <w:u w:color="000000"/>
        </w:rPr>
        <w:t>Consejos para el jugador</w:t>
      </w:r>
      <w:r w:rsidRPr="00F20854">
        <w:rPr>
          <w:bCs/>
          <w:u w:color="000000"/>
        </w:rPr>
        <w:t>: Aparecerán de forma aleatoria en la parte inferior central de la pantalla. El objetivo es entretener al jugador con recordatorios sobre distintos aspectos, así como con comentarios cómicos en relación con el juego.</w:t>
      </w:r>
    </w:p>
    <w:p w14:paraId="6AB44738" w14:textId="77777777" w:rsidR="00F01F54" w:rsidRDefault="00F01F54" w:rsidP="00F80589"/>
    <w:p w14:paraId="4DDCA280" w14:textId="77777777" w:rsidR="00F01F54" w:rsidRPr="0058288D" w:rsidRDefault="00F01F54" w:rsidP="00F01F54">
      <w:pPr>
        <w:pStyle w:val="Heading1"/>
      </w:pPr>
      <w:bookmarkStart w:id="39" w:name="_Toc221381873"/>
      <w:r w:rsidRPr="003414E0">
        <w:rPr>
          <w:w w:val="90"/>
        </w:rPr>
        <w:t>CÁMARA DEL JUEGO</w:t>
      </w:r>
      <w:bookmarkEnd w:id="39"/>
    </w:p>
    <w:p w14:paraId="2452D587" w14:textId="77777777" w:rsidR="00F01F54" w:rsidRPr="00492DFF" w:rsidRDefault="00F01F54" w:rsidP="00BB731A">
      <w:pPr>
        <w:tabs>
          <w:tab w:val="left" w:pos="1288"/>
        </w:tabs>
        <w:spacing w:before="1" w:line="276" w:lineRule="auto"/>
        <w:jc w:val="both"/>
      </w:pPr>
      <w:r w:rsidRPr="00492DFF">
        <w:t>El sistema de visualización utiliza</w:t>
      </w:r>
      <w:r>
        <w:t>rá</w:t>
      </w:r>
      <w:r w:rsidRPr="00492DFF">
        <w:t xml:space="preserve"> una Cámara de Desplazamiento Lateral 2D.</w:t>
      </w:r>
    </w:p>
    <w:p w14:paraId="18D66B65" w14:textId="77777777" w:rsidR="00F01F54" w:rsidRPr="001709ED" w:rsidRDefault="00F01F54" w:rsidP="00BB731A">
      <w:pPr>
        <w:pStyle w:val="Heading1"/>
        <w:numPr>
          <w:ilvl w:val="0"/>
          <w:numId w:val="44"/>
        </w:numPr>
        <w:spacing w:line="276" w:lineRule="auto"/>
        <w:jc w:val="both"/>
        <w:rPr>
          <w:b w:val="0"/>
          <w:bCs w:val="0"/>
          <w:color w:val="auto"/>
          <w:sz w:val="22"/>
          <w:szCs w:val="22"/>
          <w:u w:val="none"/>
        </w:rPr>
      </w:pPr>
      <w:bookmarkStart w:id="40" w:name="_Toc220865780"/>
      <w:bookmarkStart w:id="41" w:name="_Toc220957279"/>
      <w:bookmarkStart w:id="42" w:name="_Toc221381874"/>
      <w:r w:rsidRPr="00F20854">
        <w:rPr>
          <w:color w:val="auto"/>
          <w:sz w:val="22"/>
          <w:szCs w:val="22"/>
          <w:u w:val="none"/>
        </w:rPr>
        <w:t>Perspectiva</w:t>
      </w:r>
      <w:r w:rsidRPr="001709ED">
        <w:rPr>
          <w:b w:val="0"/>
          <w:bCs w:val="0"/>
          <w:color w:val="auto"/>
          <w:sz w:val="22"/>
          <w:szCs w:val="22"/>
          <w:u w:val="none"/>
        </w:rPr>
        <w:t>: Vista lateral ortogonal (2D).</w:t>
      </w:r>
      <w:bookmarkEnd w:id="40"/>
      <w:bookmarkEnd w:id="41"/>
      <w:bookmarkEnd w:id="42"/>
    </w:p>
    <w:p w14:paraId="74E2C2E0" w14:textId="77777777" w:rsidR="00F01F54" w:rsidRPr="001709ED" w:rsidRDefault="00F01F54" w:rsidP="00BB731A">
      <w:pPr>
        <w:pStyle w:val="Heading1"/>
        <w:numPr>
          <w:ilvl w:val="0"/>
          <w:numId w:val="44"/>
        </w:numPr>
        <w:spacing w:line="276" w:lineRule="auto"/>
        <w:jc w:val="both"/>
        <w:rPr>
          <w:b w:val="0"/>
          <w:bCs w:val="0"/>
          <w:color w:val="auto"/>
          <w:sz w:val="22"/>
          <w:szCs w:val="22"/>
          <w:u w:val="none"/>
        </w:rPr>
      </w:pPr>
      <w:bookmarkStart w:id="43" w:name="_Toc220865781"/>
      <w:bookmarkStart w:id="44" w:name="_Toc220957280"/>
      <w:bookmarkStart w:id="45" w:name="_Toc221381875"/>
      <w:r w:rsidRPr="00F20854">
        <w:rPr>
          <w:color w:val="auto"/>
          <w:sz w:val="22"/>
          <w:szCs w:val="22"/>
          <w:u w:val="none"/>
        </w:rPr>
        <w:t>Enfoque</w:t>
      </w:r>
      <w:r w:rsidRPr="001709ED">
        <w:rPr>
          <w:b w:val="0"/>
          <w:bCs w:val="0"/>
          <w:color w:val="auto"/>
          <w:sz w:val="22"/>
          <w:szCs w:val="22"/>
          <w:u w:val="none"/>
        </w:rPr>
        <w:t>: Tercera persona, centrada en el jugador (Iris).</w:t>
      </w:r>
      <w:bookmarkEnd w:id="43"/>
      <w:bookmarkEnd w:id="44"/>
      <w:bookmarkEnd w:id="45"/>
    </w:p>
    <w:p w14:paraId="3A5B0CA1" w14:textId="77777777" w:rsidR="00F01F54" w:rsidRPr="001709ED" w:rsidRDefault="00F01F54" w:rsidP="00BB731A">
      <w:pPr>
        <w:pStyle w:val="Heading1"/>
        <w:numPr>
          <w:ilvl w:val="0"/>
          <w:numId w:val="44"/>
        </w:numPr>
        <w:spacing w:line="276" w:lineRule="auto"/>
        <w:jc w:val="both"/>
        <w:rPr>
          <w:b w:val="0"/>
          <w:bCs w:val="0"/>
          <w:color w:val="auto"/>
          <w:sz w:val="22"/>
          <w:szCs w:val="22"/>
          <w:u w:val="none"/>
        </w:rPr>
      </w:pPr>
      <w:bookmarkStart w:id="46" w:name="_Toc220865782"/>
      <w:bookmarkStart w:id="47" w:name="_Toc220957281"/>
      <w:bookmarkStart w:id="48" w:name="_Toc221381876"/>
      <w:r w:rsidRPr="00F20854">
        <w:rPr>
          <w:color w:val="auto"/>
          <w:sz w:val="22"/>
          <w:szCs w:val="22"/>
          <w:u w:val="none"/>
        </w:rPr>
        <w:t>Comportamiento base:</w:t>
      </w:r>
      <w:r w:rsidRPr="001709ED">
        <w:rPr>
          <w:b w:val="0"/>
          <w:bCs w:val="0"/>
          <w:color w:val="auto"/>
          <w:sz w:val="22"/>
          <w:szCs w:val="22"/>
          <w:u w:val="none"/>
        </w:rPr>
        <w:t xml:space="preserve"> La cámara seguirá la posición del jugador a medida que este avanza por el nivel, manteniendo el flujo de izquierda a derecha clásico de los plataformas.</w:t>
      </w:r>
      <w:bookmarkEnd w:id="46"/>
      <w:bookmarkEnd w:id="47"/>
      <w:bookmarkEnd w:id="48"/>
    </w:p>
    <w:p w14:paraId="685CC781" w14:textId="77777777" w:rsidR="00F01F54" w:rsidRDefault="00F01F54" w:rsidP="00F80589"/>
    <w:p w14:paraId="76337148" w14:textId="685A48F0" w:rsidR="00F01F54" w:rsidRDefault="00F01F54" w:rsidP="00F01F54">
      <w:pPr>
        <w:pStyle w:val="Heading1"/>
      </w:pPr>
      <w:bookmarkStart w:id="49" w:name="_Toc221381877"/>
      <w:r>
        <w:t>SISTEMA</w:t>
      </w:r>
      <w:r>
        <w:rPr>
          <w:spacing w:val="8"/>
        </w:rPr>
        <w:t xml:space="preserve"> </w:t>
      </w:r>
      <w:r>
        <w:rPr>
          <w:spacing w:val="-5"/>
          <w:w w:val="95"/>
        </w:rPr>
        <w:t>HUD</w:t>
      </w:r>
      <w:bookmarkEnd w:id="49"/>
    </w:p>
    <w:p w14:paraId="2E8DC381" w14:textId="77777777" w:rsidR="00F01F54" w:rsidRPr="00BE7DBB" w:rsidRDefault="00F01F54" w:rsidP="00BB731A">
      <w:pPr>
        <w:tabs>
          <w:tab w:val="left" w:pos="1288"/>
        </w:tabs>
        <w:spacing w:before="1" w:line="276" w:lineRule="auto"/>
        <w:jc w:val="both"/>
      </w:pPr>
      <w:r w:rsidRPr="00BE7DBB">
        <w:t xml:space="preserve">El HUD de </w:t>
      </w:r>
      <w:r w:rsidRPr="006B5DCE">
        <w:rPr>
          <w:i/>
          <w:iCs/>
        </w:rPr>
        <w:t>Rise of the Lost Colors</w:t>
      </w:r>
      <w:r w:rsidRPr="00BE7DBB">
        <w:t xml:space="preserve"> seguirá una filosofía minimalista y de alto contraste. Dado que el mundo comenzará con colores apagados, los elementos de la interfaz serán de los pocos elementos coloreados inicialmente, sirviendo de guía visual inmediata para el jugador.</w:t>
      </w:r>
    </w:p>
    <w:p w14:paraId="0F91F885" w14:textId="77777777" w:rsidR="00F01F54" w:rsidRPr="00A5402F" w:rsidRDefault="00F01F54" w:rsidP="00BB731A">
      <w:pPr>
        <w:pStyle w:val="BodyText"/>
        <w:spacing w:before="114" w:line="276" w:lineRule="auto"/>
        <w:ind w:left="0" w:firstLine="0"/>
        <w:jc w:val="both"/>
        <w:rPr>
          <w:b/>
          <w:bCs/>
          <w:sz w:val="22"/>
          <w:szCs w:val="22"/>
        </w:rPr>
      </w:pPr>
      <w:bookmarkStart w:id="50" w:name="_bookmark13"/>
      <w:bookmarkEnd w:id="50"/>
      <w:r w:rsidRPr="33872E51">
        <w:rPr>
          <w:b/>
          <w:bCs/>
          <w:sz w:val="22"/>
          <w:szCs w:val="22"/>
        </w:rPr>
        <w:t>Salud (Health Bar)</w:t>
      </w:r>
    </w:p>
    <w:p w14:paraId="6DF7B2D2" w14:textId="77777777" w:rsidR="00F01F54" w:rsidRPr="00A5402F" w:rsidRDefault="00F01F54" w:rsidP="00BB731A">
      <w:pPr>
        <w:pStyle w:val="BodyText"/>
        <w:numPr>
          <w:ilvl w:val="0"/>
          <w:numId w:val="27"/>
        </w:numPr>
        <w:spacing w:before="114" w:line="276" w:lineRule="auto"/>
        <w:jc w:val="both"/>
        <w:rPr>
          <w:sz w:val="22"/>
          <w:szCs w:val="22"/>
        </w:rPr>
      </w:pPr>
      <w:r w:rsidRPr="33872E51">
        <w:rPr>
          <w:b/>
          <w:bCs/>
          <w:sz w:val="22"/>
          <w:szCs w:val="22"/>
        </w:rPr>
        <w:t>Descripción</w:t>
      </w:r>
      <w:r w:rsidRPr="33872E51">
        <w:rPr>
          <w:sz w:val="22"/>
          <w:szCs w:val="22"/>
        </w:rPr>
        <w:t>: Representada por corazones cristalizados en la esquina superior izquierda.</w:t>
      </w:r>
    </w:p>
    <w:p w14:paraId="52941E72" w14:textId="77777777" w:rsidR="00F01F54" w:rsidRPr="00A5402F" w:rsidRDefault="00F01F54" w:rsidP="00BB731A">
      <w:pPr>
        <w:pStyle w:val="BodyText"/>
        <w:numPr>
          <w:ilvl w:val="0"/>
          <w:numId w:val="27"/>
        </w:numPr>
        <w:spacing w:before="114" w:line="276" w:lineRule="auto"/>
        <w:jc w:val="both"/>
        <w:rPr>
          <w:sz w:val="22"/>
          <w:szCs w:val="22"/>
        </w:rPr>
      </w:pPr>
      <w:r w:rsidRPr="33872E51">
        <w:rPr>
          <w:b/>
          <w:bCs/>
          <w:sz w:val="22"/>
          <w:szCs w:val="22"/>
        </w:rPr>
        <w:t>Comportamiento</w:t>
      </w:r>
      <w:r w:rsidRPr="33872E51">
        <w:rPr>
          <w:sz w:val="22"/>
          <w:szCs w:val="22"/>
        </w:rPr>
        <w:t>:</w:t>
      </w:r>
    </w:p>
    <w:p w14:paraId="1760D482" w14:textId="77777777" w:rsidR="00F01F54" w:rsidRPr="00A5402F" w:rsidRDefault="00F01F54" w:rsidP="00BB731A">
      <w:pPr>
        <w:pStyle w:val="BodyText"/>
        <w:numPr>
          <w:ilvl w:val="1"/>
          <w:numId w:val="24"/>
        </w:numPr>
        <w:spacing w:before="114" w:line="276" w:lineRule="auto"/>
        <w:jc w:val="both"/>
        <w:rPr>
          <w:sz w:val="22"/>
          <w:szCs w:val="22"/>
        </w:rPr>
      </w:pPr>
      <w:r w:rsidRPr="33872E51">
        <w:rPr>
          <w:sz w:val="22"/>
          <w:szCs w:val="22"/>
        </w:rPr>
        <w:t>Estado normal: Los corazones estarán rellenos y brillarán.</w:t>
      </w:r>
    </w:p>
    <w:p w14:paraId="78C53193" w14:textId="77777777" w:rsidR="00F01F54" w:rsidRPr="00A5402F" w:rsidRDefault="00F01F54" w:rsidP="00BB731A">
      <w:pPr>
        <w:pStyle w:val="BodyText"/>
        <w:numPr>
          <w:ilvl w:val="1"/>
          <w:numId w:val="24"/>
        </w:numPr>
        <w:spacing w:before="114" w:line="276" w:lineRule="auto"/>
        <w:jc w:val="both"/>
        <w:rPr>
          <w:sz w:val="22"/>
          <w:szCs w:val="22"/>
        </w:rPr>
      </w:pPr>
      <w:r w:rsidRPr="33872E51">
        <w:rPr>
          <w:sz w:val="22"/>
          <w:szCs w:val="22"/>
        </w:rPr>
        <w:t>Al recibir daño: Un fragmento se romperá o se apagará (pasa a gris oscuro/negro).</w:t>
      </w:r>
    </w:p>
    <w:p w14:paraId="400BD701" w14:textId="77777777" w:rsidR="00F01F54" w:rsidRPr="00467C81" w:rsidRDefault="00F01F54" w:rsidP="00BB731A">
      <w:pPr>
        <w:pStyle w:val="BodyText"/>
        <w:numPr>
          <w:ilvl w:val="1"/>
          <w:numId w:val="24"/>
        </w:numPr>
        <w:spacing w:before="114" w:line="276" w:lineRule="auto"/>
        <w:jc w:val="both"/>
        <w:rPr>
          <w:sz w:val="22"/>
          <w:szCs w:val="22"/>
        </w:rPr>
      </w:pPr>
      <w:r w:rsidRPr="33872E51">
        <w:rPr>
          <w:sz w:val="22"/>
          <w:szCs w:val="22"/>
        </w:rPr>
        <w:t>Al llegar a cero: Se romperán todos y el jugador reaparecerá en el principio del nivel.</w:t>
      </w:r>
    </w:p>
    <w:p w14:paraId="21440BEB" w14:textId="77777777" w:rsidR="00F01F54" w:rsidRPr="00A5402F" w:rsidRDefault="00F01F54" w:rsidP="00BB731A">
      <w:pPr>
        <w:pStyle w:val="BodyText"/>
        <w:spacing w:before="114" w:line="276" w:lineRule="auto"/>
        <w:ind w:left="0" w:firstLine="0"/>
        <w:jc w:val="both"/>
        <w:rPr>
          <w:b/>
          <w:bCs/>
          <w:sz w:val="22"/>
          <w:szCs w:val="22"/>
        </w:rPr>
      </w:pPr>
      <w:r w:rsidRPr="33872E51">
        <w:rPr>
          <w:b/>
          <w:bCs/>
          <w:sz w:val="22"/>
          <w:szCs w:val="22"/>
        </w:rPr>
        <w:t>Indicador de Habilidad Activa (Selector Cromático)</w:t>
      </w:r>
    </w:p>
    <w:p w14:paraId="4A8A05F2" w14:textId="77777777" w:rsidR="00F01F54" w:rsidRPr="00A75150" w:rsidRDefault="00F01F54" w:rsidP="00BB731A">
      <w:pPr>
        <w:pStyle w:val="BodyText"/>
        <w:numPr>
          <w:ilvl w:val="0"/>
          <w:numId w:val="25"/>
        </w:numPr>
        <w:spacing w:before="114" w:line="276" w:lineRule="auto"/>
        <w:jc w:val="both"/>
      </w:pPr>
      <w:r w:rsidRPr="33872E51">
        <w:rPr>
          <w:b/>
          <w:bCs/>
          <w:sz w:val="22"/>
          <w:szCs w:val="22"/>
        </w:rPr>
        <w:t>Descripción:</w:t>
      </w:r>
      <w:r w:rsidRPr="00A75150">
        <w:t xml:space="preserve"> </w:t>
      </w:r>
      <w:r w:rsidRPr="33872E51">
        <w:rPr>
          <w:sz w:val="22"/>
          <w:szCs w:val="22"/>
        </w:rPr>
        <w:t>Un indicador situado cerca de la barra de salud (o en la esquina inferior derecha) que muestra qué color está canalizando Iris actualmente.</w:t>
      </w:r>
    </w:p>
    <w:p w14:paraId="2C12EB02" w14:textId="77777777" w:rsidR="00F01F54" w:rsidRPr="00A75150" w:rsidRDefault="00F01F54" w:rsidP="00BB731A">
      <w:pPr>
        <w:pStyle w:val="BodyText"/>
        <w:numPr>
          <w:ilvl w:val="0"/>
          <w:numId w:val="25"/>
        </w:numPr>
        <w:spacing w:before="114" w:line="276" w:lineRule="auto"/>
        <w:jc w:val="both"/>
      </w:pPr>
      <w:r w:rsidRPr="33872E51">
        <w:rPr>
          <w:b/>
          <w:bCs/>
          <w:sz w:val="22"/>
          <w:szCs w:val="22"/>
        </w:rPr>
        <w:t>Diseño:</w:t>
      </w:r>
      <w:r w:rsidRPr="00A75150">
        <w:t xml:space="preserve"> </w:t>
      </w:r>
      <w:r w:rsidRPr="33872E51">
        <w:rPr>
          <w:sz w:val="22"/>
          <w:szCs w:val="22"/>
        </w:rPr>
        <w:t>Un diagrama triangular o tres ranuras circulares.</w:t>
      </w:r>
    </w:p>
    <w:p w14:paraId="6CCE7A40" w14:textId="77777777" w:rsidR="00F01F54" w:rsidRPr="00D93CBF" w:rsidRDefault="00F01F54" w:rsidP="00BB731A">
      <w:pPr>
        <w:pStyle w:val="BodyText"/>
        <w:numPr>
          <w:ilvl w:val="0"/>
          <w:numId w:val="25"/>
        </w:numPr>
        <w:spacing w:before="114" w:line="276" w:lineRule="auto"/>
        <w:jc w:val="both"/>
        <w:rPr>
          <w:b/>
          <w:bCs/>
          <w:sz w:val="22"/>
          <w:szCs w:val="22"/>
        </w:rPr>
      </w:pPr>
      <w:r w:rsidRPr="33872E51">
        <w:rPr>
          <w:b/>
          <w:bCs/>
          <w:sz w:val="22"/>
          <w:szCs w:val="22"/>
        </w:rPr>
        <w:t>Estados:</w:t>
      </w:r>
    </w:p>
    <w:p w14:paraId="4834D0E0" w14:textId="77777777" w:rsidR="00F01F54" w:rsidRPr="00A75150" w:rsidRDefault="00F01F54" w:rsidP="00BB731A">
      <w:pPr>
        <w:pStyle w:val="BodyText"/>
        <w:numPr>
          <w:ilvl w:val="1"/>
          <w:numId w:val="25"/>
        </w:numPr>
        <w:spacing w:before="114" w:line="276" w:lineRule="auto"/>
        <w:jc w:val="both"/>
      </w:pPr>
      <w:r w:rsidRPr="33872E51">
        <w:rPr>
          <w:b/>
          <w:bCs/>
          <w:sz w:val="22"/>
          <w:szCs w:val="22"/>
        </w:rPr>
        <w:t>Neutro:</w:t>
      </w:r>
      <w:r w:rsidRPr="00A75150">
        <w:t xml:space="preserve"> </w:t>
      </w:r>
      <w:r w:rsidRPr="33872E51">
        <w:rPr>
          <w:sz w:val="22"/>
          <w:szCs w:val="22"/>
        </w:rPr>
        <w:t>Los tres iconos estarán apagados/tenues</w:t>
      </w:r>
      <w:r w:rsidRPr="00A75150">
        <w:t>.</w:t>
      </w:r>
    </w:p>
    <w:p w14:paraId="2D3E034F" w14:textId="77777777" w:rsidR="00F01F54" w:rsidRPr="00A75150" w:rsidRDefault="00F01F54" w:rsidP="00BB731A">
      <w:pPr>
        <w:pStyle w:val="BodyText"/>
        <w:numPr>
          <w:ilvl w:val="1"/>
          <w:numId w:val="25"/>
        </w:numPr>
        <w:spacing w:before="114" w:line="276" w:lineRule="auto"/>
        <w:jc w:val="both"/>
      </w:pPr>
      <w:r w:rsidRPr="33872E51">
        <w:rPr>
          <w:b/>
          <w:bCs/>
          <w:sz w:val="22"/>
          <w:szCs w:val="22"/>
        </w:rPr>
        <w:t>Celeste Activo (Velocidad):</w:t>
      </w:r>
      <w:r w:rsidRPr="00A75150">
        <w:t xml:space="preserve"> </w:t>
      </w:r>
      <w:r w:rsidRPr="33872E51">
        <w:rPr>
          <w:sz w:val="22"/>
          <w:szCs w:val="22"/>
        </w:rPr>
        <w:t>El icono celeste brillará intensamente.</w:t>
      </w:r>
    </w:p>
    <w:p w14:paraId="3F11B0AF" w14:textId="77777777" w:rsidR="00F01F54" w:rsidRPr="000A4D26" w:rsidRDefault="00F01F54" w:rsidP="00BB731A">
      <w:pPr>
        <w:pStyle w:val="BodyText"/>
        <w:numPr>
          <w:ilvl w:val="1"/>
          <w:numId w:val="25"/>
        </w:numPr>
        <w:spacing w:before="114" w:line="276" w:lineRule="auto"/>
        <w:jc w:val="both"/>
        <w:rPr>
          <w:sz w:val="22"/>
          <w:szCs w:val="22"/>
        </w:rPr>
      </w:pPr>
      <w:r w:rsidRPr="33872E51">
        <w:rPr>
          <w:b/>
          <w:bCs/>
          <w:sz w:val="22"/>
          <w:szCs w:val="22"/>
        </w:rPr>
        <w:t>Rojo Activo (Fuerza):</w:t>
      </w:r>
      <w:r w:rsidRPr="00A75150">
        <w:t xml:space="preserve"> </w:t>
      </w:r>
      <w:r w:rsidRPr="33872E51">
        <w:rPr>
          <w:sz w:val="22"/>
          <w:szCs w:val="22"/>
        </w:rPr>
        <w:t>El icono rojo brillará intensamente.</w:t>
      </w:r>
    </w:p>
    <w:p w14:paraId="24B41240" w14:textId="77777777" w:rsidR="00F01F54" w:rsidRPr="00A75150" w:rsidRDefault="00F01F54" w:rsidP="00BB731A">
      <w:pPr>
        <w:pStyle w:val="BodyText"/>
        <w:numPr>
          <w:ilvl w:val="1"/>
          <w:numId w:val="25"/>
        </w:numPr>
        <w:spacing w:before="114" w:line="276" w:lineRule="auto"/>
        <w:jc w:val="both"/>
      </w:pPr>
      <w:r w:rsidRPr="33872E51">
        <w:rPr>
          <w:b/>
          <w:bCs/>
          <w:sz w:val="22"/>
          <w:szCs w:val="22"/>
        </w:rPr>
        <w:t>Amarillo Activo (Escudo):</w:t>
      </w:r>
      <w:r w:rsidRPr="00A75150">
        <w:t xml:space="preserve"> </w:t>
      </w:r>
      <w:r w:rsidRPr="33872E51">
        <w:rPr>
          <w:sz w:val="22"/>
          <w:szCs w:val="22"/>
        </w:rPr>
        <w:t>El icono amarillo brillará intensamente.</w:t>
      </w:r>
    </w:p>
    <w:p w14:paraId="2B2CF193" w14:textId="77777777" w:rsidR="00F01F54" w:rsidRPr="00D93CBF" w:rsidRDefault="00F01F54" w:rsidP="00BB731A">
      <w:pPr>
        <w:pStyle w:val="BodyText"/>
        <w:spacing w:before="114" w:line="276" w:lineRule="auto"/>
        <w:ind w:left="0" w:firstLine="0"/>
        <w:jc w:val="both"/>
        <w:rPr>
          <w:b/>
          <w:bCs/>
          <w:sz w:val="22"/>
          <w:szCs w:val="22"/>
        </w:rPr>
      </w:pPr>
      <w:r w:rsidRPr="33872E51">
        <w:rPr>
          <w:b/>
          <w:bCs/>
          <w:sz w:val="22"/>
          <w:szCs w:val="22"/>
        </w:rPr>
        <w:t>Feedback Visual (Daño y Efectos)</w:t>
      </w:r>
    </w:p>
    <w:p w14:paraId="763C6373" w14:textId="77777777" w:rsidR="00F01F54" w:rsidRPr="00467C81" w:rsidRDefault="00F01F54" w:rsidP="00BB731A">
      <w:pPr>
        <w:pStyle w:val="BodyText"/>
        <w:numPr>
          <w:ilvl w:val="0"/>
          <w:numId w:val="26"/>
        </w:numPr>
        <w:spacing w:before="114" w:line="276" w:lineRule="auto"/>
        <w:jc w:val="both"/>
        <w:rPr>
          <w:sz w:val="22"/>
          <w:szCs w:val="22"/>
        </w:rPr>
      </w:pPr>
      <w:r w:rsidRPr="33872E51">
        <w:rPr>
          <w:sz w:val="22"/>
          <w:szCs w:val="22"/>
        </w:rPr>
        <w:t>Al golpear a un enemigo (especialmente con la habilidad de Fuerza), aparecerán destellos visuales breves y discretos.</w:t>
      </w:r>
    </w:p>
    <w:p w14:paraId="05C024D2" w14:textId="77777777" w:rsidR="00F01F54" w:rsidRPr="0019129F" w:rsidRDefault="00F01F54" w:rsidP="00BB731A">
      <w:pPr>
        <w:pStyle w:val="BodyText"/>
        <w:numPr>
          <w:ilvl w:val="0"/>
          <w:numId w:val="26"/>
        </w:numPr>
        <w:spacing w:before="114" w:line="276" w:lineRule="auto"/>
        <w:jc w:val="both"/>
      </w:pPr>
      <w:r w:rsidRPr="33872E51">
        <w:rPr>
          <w:b/>
          <w:bCs/>
          <w:sz w:val="22"/>
          <w:szCs w:val="22"/>
        </w:rPr>
        <w:t>Daño al Jugador:</w:t>
      </w:r>
      <w:r w:rsidRPr="0019129F">
        <w:t xml:space="preserve"> </w:t>
      </w:r>
      <w:r w:rsidRPr="33872E51">
        <w:rPr>
          <w:sz w:val="22"/>
          <w:szCs w:val="22"/>
        </w:rPr>
        <w:t>Iris parpadeará momentáneamente con un tono rojo o gris oscuro en los bordes para indicar peligro inminente.</w:t>
      </w:r>
    </w:p>
    <w:p w14:paraId="26D75BB5" w14:textId="4A7FB0AF" w:rsidR="00F01F54" w:rsidRPr="00F01F54" w:rsidRDefault="00F01F54" w:rsidP="00BB731A">
      <w:pPr>
        <w:pStyle w:val="BodyText"/>
        <w:numPr>
          <w:ilvl w:val="0"/>
          <w:numId w:val="26"/>
        </w:numPr>
        <w:spacing w:before="114" w:line="276" w:lineRule="auto"/>
        <w:jc w:val="both"/>
        <w:rPr>
          <w:sz w:val="22"/>
          <w:szCs w:val="22"/>
        </w:rPr>
      </w:pPr>
      <w:r w:rsidRPr="33872E51">
        <w:rPr>
          <w:b/>
          <w:bCs/>
          <w:sz w:val="22"/>
          <w:szCs w:val="22"/>
        </w:rPr>
        <w:t>Feedback de Color:</w:t>
      </w:r>
      <w:r w:rsidRPr="0019129F">
        <w:t xml:space="preserve"> </w:t>
      </w:r>
      <w:r w:rsidRPr="33872E51">
        <w:rPr>
          <w:sz w:val="22"/>
          <w:szCs w:val="22"/>
        </w:rPr>
        <w:t>Cuando el jugador active un poder, Iris cambiará detalles de su silueta al color correspondiente (Celeste, Rojo o Amarillo). Esto actuará como un "HUD diegético" (información integrada en el personaje), permitiendo al jugador saber su estado sin mirar a la esquina de la pantalla</w:t>
      </w:r>
      <w:r w:rsidR="00BB731A" w:rsidRPr="33872E51">
        <w:rPr>
          <w:sz w:val="22"/>
          <w:szCs w:val="22"/>
        </w:rPr>
        <w:t>.</w:t>
      </w:r>
    </w:p>
    <w:p w14:paraId="52DAFE10" w14:textId="77777777" w:rsidR="00F01F54" w:rsidRDefault="00F01F54" w:rsidP="00F01F54">
      <w:pPr>
        <w:pStyle w:val="BodyText"/>
        <w:spacing w:before="114"/>
        <w:ind w:left="0" w:firstLine="0"/>
        <w:jc w:val="both"/>
      </w:pPr>
    </w:p>
    <w:p w14:paraId="365195C3" w14:textId="77777777" w:rsidR="00F01F54" w:rsidRDefault="00F01F54" w:rsidP="00F01F54">
      <w:pPr>
        <w:pStyle w:val="Heading1"/>
        <w:rPr>
          <w:u w:val="none"/>
        </w:rPr>
      </w:pPr>
      <w:bookmarkStart w:id="51" w:name="_Toc221381878"/>
      <w:r>
        <w:rPr>
          <w:w w:val="90"/>
        </w:rPr>
        <w:t>PERSONAJE</w:t>
      </w:r>
      <w:r>
        <w:rPr>
          <w:spacing w:val="-1"/>
          <w:w w:val="90"/>
        </w:rPr>
        <w:t xml:space="preserve"> </w:t>
      </w:r>
      <w:r>
        <w:rPr>
          <w:w w:val="90"/>
        </w:rPr>
        <w:t>DEL</w:t>
      </w:r>
      <w:r>
        <w:rPr>
          <w:spacing w:val="-1"/>
          <w:w w:val="90"/>
        </w:rPr>
        <w:t xml:space="preserve"> </w:t>
      </w:r>
      <w:r>
        <w:rPr>
          <w:spacing w:val="-2"/>
          <w:w w:val="90"/>
        </w:rPr>
        <w:t>JUGADOR</w:t>
      </w:r>
      <w:bookmarkEnd w:id="51"/>
    </w:p>
    <w:p w14:paraId="72EB2D88" w14:textId="77777777" w:rsidR="00F01F54" w:rsidRPr="0054448B" w:rsidRDefault="00F01F54" w:rsidP="00BB731A">
      <w:pPr>
        <w:spacing w:before="130"/>
      </w:pPr>
      <w:r w:rsidRPr="33872E51">
        <w:rPr>
          <w:b/>
          <w:bCs/>
        </w:rPr>
        <w:t>Nombre del jugador</w:t>
      </w:r>
      <w:r w:rsidRPr="33872E51">
        <w:rPr>
          <w:spacing w:val="-2"/>
          <w:w w:val="90"/>
        </w:rPr>
        <w:t>:</w:t>
      </w:r>
      <w:r w:rsidRPr="33872E51">
        <w:t xml:space="preserve"> Iris</w:t>
      </w:r>
    </w:p>
    <w:p w14:paraId="433EB67D" w14:textId="3A492577" w:rsidR="00F01F54" w:rsidRDefault="0022602E" w:rsidP="00BB731A">
      <w:pPr>
        <w:spacing w:before="128" w:line="247" w:lineRule="auto"/>
        <w:ind w:right="88"/>
        <w:rPr>
          <w:iCs/>
        </w:rPr>
      </w:pPr>
      <w:r>
        <w:rPr>
          <w:iCs/>
        </w:rPr>
        <w:t>Imagen de referencia:</w:t>
      </w:r>
    </w:p>
    <w:p w14:paraId="57EBAB75" w14:textId="77777777" w:rsidR="00F01F54" w:rsidRPr="00731E07" w:rsidRDefault="00F01F54" w:rsidP="00F01F54">
      <w:pPr>
        <w:spacing w:before="128" w:line="247" w:lineRule="auto"/>
        <w:ind w:left="568" w:right="88"/>
      </w:pPr>
      <w:r>
        <w:drawing>
          <wp:inline distT="0" distB="0" distL="0" distR="0" wp14:anchorId="68996772" wp14:editId="3B0F5B6C">
            <wp:extent cx="2461260" cy="2461260"/>
            <wp:effectExtent l="0" t="0" r="0" b="0"/>
            <wp:docPr id="2116858438" name="Imagen 55" descr="Dibujo de un hombre con un caba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58438" name="Imagen 55" descr="Dibujo de un hombre con un caball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1260" cy="2461260"/>
                    </a:xfrm>
                    <a:prstGeom prst="rect">
                      <a:avLst/>
                    </a:prstGeom>
                  </pic:spPr>
                </pic:pic>
              </a:graphicData>
            </a:graphic>
          </wp:inline>
        </w:drawing>
      </w:r>
    </w:p>
    <w:p w14:paraId="071D7D60" w14:textId="77777777" w:rsidR="00F01F54" w:rsidRPr="00EE59B1" w:rsidRDefault="00F01F54" w:rsidP="00BB731A">
      <w:pPr>
        <w:spacing w:before="128" w:line="247" w:lineRule="auto"/>
        <w:ind w:right="88"/>
        <w:jc w:val="both"/>
      </w:pPr>
      <w:r w:rsidRPr="33872E51">
        <w:rPr>
          <w:b/>
          <w:bCs/>
        </w:rPr>
        <w:t>Descripción:</w:t>
      </w:r>
      <w:r w:rsidRPr="33872E51">
        <w:rPr>
          <w:w w:val="90"/>
        </w:rPr>
        <w:t xml:space="preserve"> </w:t>
      </w:r>
      <w:r w:rsidRPr="33872E51">
        <w:t>Iris no es humano, sino una entidad creada a partir de la última chispa de energía de la Fuente Cromática. Su forma física es una manifestación de luz sólida, lo que le otorga la capacidad única de absorber, canalizar y manipular los Cristales Primarios.</w:t>
      </w:r>
    </w:p>
    <w:p w14:paraId="115F857F" w14:textId="77777777" w:rsidR="00F01F54" w:rsidRPr="00492DFF" w:rsidRDefault="00F01F54" w:rsidP="00BB731A">
      <w:pPr>
        <w:spacing w:before="128" w:line="247" w:lineRule="auto"/>
        <w:ind w:right="88"/>
        <w:jc w:val="both"/>
        <w:rPr>
          <w:iCs/>
        </w:rPr>
      </w:pPr>
      <w:r w:rsidRPr="00492DFF">
        <w:rPr>
          <w:b/>
          <w:bCs/>
          <w:iCs/>
        </w:rPr>
        <w:t>Misión Principal:</w:t>
      </w:r>
      <w:r w:rsidRPr="00492DFF">
        <w:rPr>
          <w:iCs/>
        </w:rPr>
        <w:t xml:space="preserve"> Iris desp</w:t>
      </w:r>
      <w:r>
        <w:rPr>
          <w:iCs/>
        </w:rPr>
        <w:t>ertará</w:t>
      </w:r>
      <w:r w:rsidRPr="00492DFF">
        <w:rPr>
          <w:iCs/>
        </w:rPr>
        <w:t xml:space="preserve"> con un único imperativo grabado en su </w:t>
      </w:r>
      <w:r>
        <w:rPr>
          <w:iCs/>
        </w:rPr>
        <w:t>esencia</w:t>
      </w:r>
      <w:r w:rsidRPr="00492DFF">
        <w:rPr>
          <w:iCs/>
        </w:rPr>
        <w:t xml:space="preserve">: revertir </w:t>
      </w:r>
      <w:r>
        <w:rPr>
          <w:iCs/>
        </w:rPr>
        <w:t>el caos causado</w:t>
      </w:r>
      <w:r w:rsidRPr="00492DFF">
        <w:rPr>
          <w:iCs/>
        </w:rPr>
        <w:t xml:space="preserve"> por "El Vacío". Su objetivo no es la conquista, sino la </w:t>
      </w:r>
      <w:r w:rsidRPr="00EE59B1">
        <w:rPr>
          <w:iCs/>
        </w:rPr>
        <w:t>restauración</w:t>
      </w:r>
      <w:r w:rsidRPr="00492DFF">
        <w:rPr>
          <w:iCs/>
        </w:rPr>
        <w:t>. Debe viajar a las regiones colapsadas, derrotar a los entes que retienen los colores y devolver la saturación al mundo.</w:t>
      </w:r>
    </w:p>
    <w:p w14:paraId="189126C4" w14:textId="77777777" w:rsidR="00F01F54" w:rsidRDefault="00F01F54" w:rsidP="00BB731A">
      <w:pPr>
        <w:spacing w:before="128" w:line="247" w:lineRule="auto"/>
        <w:ind w:right="88"/>
        <w:jc w:val="both"/>
      </w:pPr>
      <w:r w:rsidRPr="33872E51">
        <w:rPr>
          <w:b/>
          <w:bCs/>
        </w:rPr>
        <w:t>Evolución:</w:t>
      </w:r>
      <w:r>
        <w:t xml:space="preserve"> Comenzará como una entidad frágil y limitada ("colores apagados"), pero a medida que recupere los colores, "evolucionarán" sus poderes, volviéndose más capaz y complejo, lo que se refleja directamente en la adquisición de nuevas mecánicas de juego.</w:t>
      </w:r>
    </w:p>
    <w:p w14:paraId="1388E793" w14:textId="77777777" w:rsidR="00F01F54" w:rsidRPr="00617210" w:rsidRDefault="00F01F54" w:rsidP="00BB731A">
      <w:pPr>
        <w:spacing w:before="128" w:line="247" w:lineRule="auto"/>
        <w:ind w:right="88"/>
        <w:jc w:val="both"/>
        <w:rPr>
          <w:b/>
          <w:bCs/>
        </w:rPr>
      </w:pPr>
      <w:r w:rsidRPr="33872E51">
        <w:rPr>
          <w:b/>
          <w:bCs/>
        </w:rPr>
        <w:t>Relación con Otros Personajes y Entidades:</w:t>
      </w:r>
      <w:r>
        <w:t xml:space="preserve"> La interacción de Iris con el mundo será silenciosa pero directa, definida por sus acciones más que por diálogos extensos:</w:t>
      </w:r>
    </w:p>
    <w:p w14:paraId="0628B8FD" w14:textId="38451C61" w:rsidR="00F01F54" w:rsidRPr="00617210" w:rsidRDefault="00F01F54" w:rsidP="00BB731A">
      <w:pPr>
        <w:pStyle w:val="ListParagraph"/>
        <w:numPr>
          <w:ilvl w:val="0"/>
          <w:numId w:val="27"/>
        </w:numPr>
        <w:spacing w:before="128" w:line="247" w:lineRule="auto"/>
        <w:ind w:right="88"/>
        <w:jc w:val="both"/>
        <w:rPr>
          <w:iCs/>
        </w:rPr>
      </w:pPr>
      <w:r w:rsidRPr="00617210">
        <w:rPr>
          <w:b/>
          <w:bCs/>
          <w:iCs/>
        </w:rPr>
        <w:t>La Estatua de la Fuente (La Guía):</w:t>
      </w:r>
      <w:r w:rsidRPr="00617210">
        <w:rPr>
          <w:iCs/>
        </w:rPr>
        <w:t xml:space="preserve"> Act</w:t>
      </w:r>
      <w:r>
        <w:rPr>
          <w:iCs/>
        </w:rPr>
        <w:t>uará</w:t>
      </w:r>
      <w:r w:rsidRPr="00617210">
        <w:rPr>
          <w:iCs/>
        </w:rPr>
        <w:t xml:space="preserve"> como su creadora y mentora. La relación es de subordinación funcional; Iris ejecut</w:t>
      </w:r>
      <w:r>
        <w:rPr>
          <w:iCs/>
        </w:rPr>
        <w:t>ará</w:t>
      </w:r>
      <w:r w:rsidRPr="00617210">
        <w:rPr>
          <w:iCs/>
        </w:rPr>
        <w:t xml:space="preserve"> la voluntad de la Fuente para salvar el mundo. Es la única entidad con la que Iris "comunica</w:t>
      </w:r>
      <w:r>
        <w:rPr>
          <w:iCs/>
        </w:rPr>
        <w:t>rá</w:t>
      </w:r>
      <w:r w:rsidRPr="00617210">
        <w:rPr>
          <w:iCs/>
        </w:rPr>
        <w:t>" su progreso al inicio.</w:t>
      </w:r>
    </w:p>
    <w:p w14:paraId="634D796E" w14:textId="0F452B27" w:rsidR="00F01F54" w:rsidRPr="00774165" w:rsidRDefault="00F01F54" w:rsidP="00BB731A">
      <w:pPr>
        <w:pStyle w:val="ListParagraph"/>
        <w:numPr>
          <w:ilvl w:val="0"/>
          <w:numId w:val="27"/>
        </w:numPr>
        <w:spacing w:before="128" w:line="247" w:lineRule="auto"/>
        <w:ind w:right="88"/>
        <w:jc w:val="both"/>
      </w:pPr>
      <w:r w:rsidRPr="33872E51">
        <w:rPr>
          <w:b/>
          <w:bCs/>
        </w:rPr>
        <w:t xml:space="preserve">Los Guardianes (Jefes de Nivel): </w:t>
      </w:r>
      <w:r>
        <w:t>Iris los verá como enemigos a destruir para poder salvar Chromia.</w:t>
      </w:r>
    </w:p>
    <w:p w14:paraId="2E3861A8" w14:textId="77777777" w:rsidR="00F01F54" w:rsidRDefault="00F01F54" w:rsidP="00BB731A">
      <w:pPr>
        <w:spacing w:before="128" w:line="247" w:lineRule="auto"/>
        <w:ind w:left="720" w:right="88"/>
        <w:jc w:val="both"/>
        <w:rPr>
          <w:iCs/>
        </w:rPr>
      </w:pPr>
      <w:r w:rsidRPr="00617210">
        <w:rPr>
          <w:iCs/>
        </w:rPr>
        <w:t xml:space="preserve">El "Guardián de </w:t>
      </w:r>
      <w:r>
        <w:rPr>
          <w:iCs/>
        </w:rPr>
        <w:t>Hielo</w:t>
      </w:r>
      <w:r w:rsidRPr="00617210">
        <w:rPr>
          <w:iCs/>
        </w:rPr>
        <w:t xml:space="preserve">", el "Coloso de Ceniza" y la "Tempestad Dorada" </w:t>
      </w:r>
      <w:r>
        <w:rPr>
          <w:iCs/>
        </w:rPr>
        <w:t>son los sirvientes más poderosos del Vacío, por eso serán los encargados de evitar que Iris recupere el color del mundo.</w:t>
      </w:r>
    </w:p>
    <w:p w14:paraId="7E86AB75" w14:textId="7EA3A298" w:rsidR="000742E5" w:rsidRPr="000742E5" w:rsidRDefault="00AC6287" w:rsidP="000742E5">
      <w:pPr>
        <w:pStyle w:val="ListParagraph"/>
        <w:numPr>
          <w:ilvl w:val="0"/>
          <w:numId w:val="27"/>
        </w:numPr>
        <w:spacing w:before="128" w:line="247" w:lineRule="auto"/>
        <w:ind w:right="88"/>
        <w:jc w:val="both"/>
        <w:rPr>
          <w:b/>
          <w:bCs/>
        </w:rPr>
      </w:pPr>
      <w:r w:rsidRPr="33872E51">
        <w:rPr>
          <w:b/>
          <w:bCs/>
        </w:rPr>
        <w:t>Umbra, El Emisario Del Vacío</w:t>
      </w:r>
      <w:r w:rsidR="0099127E" w:rsidRPr="33872E51">
        <w:rPr>
          <w:b/>
          <w:bCs/>
        </w:rPr>
        <w:t xml:space="preserve"> (Mini-jefe)</w:t>
      </w:r>
      <w:r w:rsidR="00F5032A" w:rsidRPr="33872E51">
        <w:rPr>
          <w:b/>
          <w:bCs/>
        </w:rPr>
        <w:t xml:space="preserve">: </w:t>
      </w:r>
      <w:r w:rsidR="00295AF3">
        <w:t xml:space="preserve">Umbra </w:t>
      </w:r>
      <w:r w:rsidR="002C0172">
        <w:t xml:space="preserve">es </w:t>
      </w:r>
      <w:r w:rsidR="00295AF3">
        <w:t>una manifestación directa de la resistencia del Vacío contra Iris</w:t>
      </w:r>
      <w:r w:rsidR="00E462A9">
        <w:t>. Cuando Iris comienza a restaurar el color, el Vacío envía a Umbra para detenerl</w:t>
      </w:r>
      <w:r w:rsidR="00E61254">
        <w:t>o</w:t>
      </w:r>
      <w:r w:rsidR="00E462A9">
        <w:t>. Es una extensión de su voluntad, pero con suficiente autonomía para aprender y adaptarse.</w:t>
      </w:r>
      <w:r w:rsidR="00AD5370">
        <w:t xml:space="preserve"> </w:t>
      </w:r>
      <w:r w:rsidR="005675EC">
        <w:t>Umbra utiliza la energía del cristal corrompido para enfrentarse a Iris e impedir que restaure el color del mundo</w:t>
      </w:r>
    </w:p>
    <w:p w14:paraId="440724B3" w14:textId="78CBCBBB" w:rsidR="00F01F54" w:rsidRPr="00774165" w:rsidRDefault="00F01F54" w:rsidP="00BB731A">
      <w:pPr>
        <w:pStyle w:val="ListParagraph"/>
        <w:numPr>
          <w:ilvl w:val="0"/>
          <w:numId w:val="27"/>
        </w:numPr>
        <w:spacing w:before="128" w:line="247" w:lineRule="auto"/>
        <w:ind w:right="88"/>
        <w:jc w:val="both"/>
      </w:pPr>
      <w:r w:rsidRPr="33872E51">
        <w:rPr>
          <w:b/>
          <w:bCs/>
        </w:rPr>
        <w:t xml:space="preserve">El Vacío (Antagonista Principal): </w:t>
      </w:r>
      <w:r>
        <w:t>Representa la antítesis de Iris. Mientras Iris es luz y esperanza, el Vacío es oscuridad y caos.</w:t>
      </w:r>
    </w:p>
    <w:p w14:paraId="381A0C82" w14:textId="77777777" w:rsidR="000065C2" w:rsidRDefault="00F01F54" w:rsidP="000065C2">
      <w:pPr>
        <w:spacing w:before="128" w:line="247" w:lineRule="auto"/>
        <w:ind w:left="720" w:right="88"/>
        <w:jc w:val="both"/>
        <w:rPr>
          <w:iCs/>
        </w:rPr>
      </w:pPr>
      <w:r w:rsidRPr="00617210">
        <w:rPr>
          <w:iCs/>
        </w:rPr>
        <w:t>No hay diálogo posible entre ellos; su relación es de anulación mutua. L</w:t>
      </w:r>
      <w:r>
        <w:rPr>
          <w:iCs/>
        </w:rPr>
        <w:t xml:space="preserve">os poderes </w:t>
      </w:r>
      <w:r w:rsidRPr="00617210">
        <w:rPr>
          <w:iCs/>
        </w:rPr>
        <w:t>de Iris debilita</w:t>
      </w:r>
      <w:r>
        <w:rPr>
          <w:iCs/>
        </w:rPr>
        <w:t>rán</w:t>
      </w:r>
      <w:r w:rsidRPr="00617210">
        <w:rPr>
          <w:iCs/>
        </w:rPr>
        <w:t xml:space="preserve"> al Vacío, y el contacto con el Vacío drena</w:t>
      </w:r>
      <w:r>
        <w:rPr>
          <w:iCs/>
        </w:rPr>
        <w:t>rá</w:t>
      </w:r>
      <w:r w:rsidRPr="00617210">
        <w:rPr>
          <w:iCs/>
        </w:rPr>
        <w:t xml:space="preserve"> la vida de Iris</w:t>
      </w:r>
    </w:p>
    <w:p w14:paraId="04DA89C8" w14:textId="77777777" w:rsidR="000065C2" w:rsidRDefault="000065C2" w:rsidP="000065C2">
      <w:pPr>
        <w:pStyle w:val="Heading1"/>
      </w:pPr>
    </w:p>
    <w:p w14:paraId="5A5EA85F" w14:textId="4EE47448" w:rsidR="000065C2" w:rsidRDefault="000065C2" w:rsidP="000065C2">
      <w:pPr>
        <w:pStyle w:val="Heading1"/>
        <w:rPr>
          <w:u w:val="none"/>
        </w:rPr>
      </w:pPr>
      <w:bookmarkStart w:id="52" w:name="_Toc221381879"/>
      <w:r>
        <w:t>HABILIDADES</w:t>
      </w:r>
      <w:r>
        <w:rPr>
          <w:spacing w:val="-6"/>
        </w:rPr>
        <w:t xml:space="preserve"> </w:t>
      </w:r>
      <w:r>
        <w:t>DEL</w:t>
      </w:r>
      <w:r>
        <w:rPr>
          <w:spacing w:val="-6"/>
        </w:rPr>
        <w:t xml:space="preserve"> </w:t>
      </w:r>
      <w:r>
        <w:rPr>
          <w:spacing w:val="-2"/>
        </w:rPr>
        <w:t>JUGADOR</w:t>
      </w:r>
      <w:bookmarkEnd w:id="52"/>
    </w:p>
    <w:p w14:paraId="7C6E39D9" w14:textId="77777777" w:rsidR="000065C2" w:rsidRDefault="000065C2" w:rsidP="000065C2">
      <w:pPr>
        <w:tabs>
          <w:tab w:val="left" w:pos="1288"/>
        </w:tabs>
        <w:rPr>
          <w:sz w:val="20"/>
          <w:szCs w:val="20"/>
        </w:rPr>
      </w:pPr>
    </w:p>
    <w:p w14:paraId="2BAE24E8" w14:textId="77777777" w:rsidR="000065C2" w:rsidRPr="00BD386C" w:rsidRDefault="000065C2" w:rsidP="000065C2">
      <w:pPr>
        <w:tabs>
          <w:tab w:val="left" w:pos="1288"/>
        </w:tabs>
        <w:spacing w:line="276" w:lineRule="auto"/>
        <w:jc w:val="both"/>
        <w:rPr>
          <w:b/>
          <w:bCs/>
        </w:rPr>
      </w:pPr>
      <w:r w:rsidRPr="00BD386C">
        <w:rPr>
          <w:b/>
          <w:bCs/>
        </w:rPr>
        <w:t>DESCRIPCIÓN DE LAS HABILIDADES BÁSICAS</w:t>
      </w:r>
    </w:p>
    <w:p w14:paraId="52CAA17C" w14:textId="77777777" w:rsidR="000065C2" w:rsidRPr="0054448B" w:rsidRDefault="000065C2" w:rsidP="000065C2">
      <w:pPr>
        <w:spacing w:before="128" w:line="276" w:lineRule="auto"/>
        <w:ind w:right="88"/>
        <w:jc w:val="both"/>
        <w:rPr>
          <w:iCs/>
        </w:rPr>
      </w:pPr>
      <w:r w:rsidRPr="0054448B">
        <w:rPr>
          <w:iCs/>
        </w:rPr>
        <w:t>Iris posee</w:t>
      </w:r>
      <w:r>
        <w:rPr>
          <w:iCs/>
        </w:rPr>
        <w:t>rá</w:t>
      </w:r>
      <w:r w:rsidRPr="0054448B">
        <w:rPr>
          <w:iCs/>
        </w:rPr>
        <w:t xml:space="preserve"> un conjunto de movimientos estándar disponibles en el "Estado Neutro" (sin color activo) o que sirven como base sobre la cual se aplican los modificadores.</w:t>
      </w:r>
    </w:p>
    <w:p w14:paraId="42A1FDA5" w14:textId="77777777" w:rsidR="000065C2" w:rsidRPr="00BD386C" w:rsidRDefault="000065C2" w:rsidP="000065C2">
      <w:pPr>
        <w:numPr>
          <w:ilvl w:val="0"/>
          <w:numId w:val="30"/>
        </w:numPr>
        <w:tabs>
          <w:tab w:val="left" w:pos="1288"/>
        </w:tabs>
        <w:spacing w:line="276" w:lineRule="auto"/>
        <w:jc w:val="both"/>
      </w:pPr>
      <w:r w:rsidRPr="00BD386C">
        <w:rPr>
          <w:b/>
          <w:bCs/>
        </w:rPr>
        <w:t>Movimiento Horizontal:</w:t>
      </w:r>
      <w:r w:rsidRPr="00BD386C">
        <w:t xml:space="preserve"> Desplazamiento lateral estándar con aceleración y fricción para dar peso al personaje.</w:t>
      </w:r>
    </w:p>
    <w:p w14:paraId="5B8C767C" w14:textId="77777777" w:rsidR="000065C2" w:rsidRPr="00BD386C" w:rsidRDefault="000065C2" w:rsidP="000065C2">
      <w:pPr>
        <w:numPr>
          <w:ilvl w:val="0"/>
          <w:numId w:val="30"/>
        </w:numPr>
        <w:tabs>
          <w:tab w:val="left" w:pos="1288"/>
        </w:tabs>
        <w:spacing w:line="276" w:lineRule="auto"/>
        <w:jc w:val="both"/>
      </w:pPr>
      <w:r w:rsidRPr="00BD386C">
        <w:rPr>
          <w:b/>
          <w:bCs/>
        </w:rPr>
        <w:t>Salto</w:t>
      </w:r>
      <w:r>
        <w:rPr>
          <w:b/>
          <w:bCs/>
        </w:rPr>
        <w:t xml:space="preserve">: </w:t>
      </w:r>
      <w:r w:rsidRPr="00BD386C">
        <w:t>Impulso vertical con altura variable dependiendo de la duración de la presión del botón (Salto corto vs. Salto completo).</w:t>
      </w:r>
    </w:p>
    <w:p w14:paraId="36AA6131" w14:textId="77777777" w:rsidR="000065C2" w:rsidRPr="00990163" w:rsidRDefault="000065C2" w:rsidP="000065C2">
      <w:pPr>
        <w:numPr>
          <w:ilvl w:val="0"/>
          <w:numId w:val="30"/>
        </w:numPr>
        <w:tabs>
          <w:tab w:val="left" w:pos="1288"/>
        </w:tabs>
        <w:spacing w:line="276" w:lineRule="auto"/>
        <w:jc w:val="both"/>
        <w:rPr>
          <w:b/>
          <w:bCs/>
          <w:sz w:val="20"/>
          <w:szCs w:val="20"/>
        </w:rPr>
      </w:pPr>
      <w:r w:rsidRPr="00990163">
        <w:rPr>
          <w:b/>
          <w:bCs/>
        </w:rPr>
        <w:t>Golpe de Luz</w:t>
      </w:r>
      <w:r>
        <w:rPr>
          <w:b/>
          <w:bCs/>
        </w:rPr>
        <w:t xml:space="preserve"> (Ataque cuerpo a cuerpo)</w:t>
      </w:r>
      <w:r w:rsidRPr="00990163">
        <w:rPr>
          <w:b/>
          <w:bCs/>
        </w:rPr>
        <w:t xml:space="preserve">: </w:t>
      </w:r>
      <w:r>
        <w:t>Un ataque de corto alcance hacia adelante.</w:t>
      </w:r>
    </w:p>
    <w:p w14:paraId="415F6F17" w14:textId="77777777" w:rsidR="000065C2" w:rsidRPr="00BD386C" w:rsidRDefault="000065C2" w:rsidP="000065C2">
      <w:pPr>
        <w:pStyle w:val="ListParagraph"/>
        <w:numPr>
          <w:ilvl w:val="0"/>
          <w:numId w:val="30"/>
        </w:numPr>
        <w:tabs>
          <w:tab w:val="left" w:pos="1288"/>
        </w:tabs>
        <w:spacing w:line="276" w:lineRule="auto"/>
        <w:jc w:val="both"/>
      </w:pPr>
      <w:r>
        <w:rPr>
          <w:b/>
          <w:bCs/>
        </w:rPr>
        <w:t>Salto Espectral</w:t>
      </w:r>
      <w:r w:rsidRPr="00944ECC">
        <w:rPr>
          <w:b/>
          <w:bCs/>
        </w:rPr>
        <w:t xml:space="preserve"> </w:t>
      </w:r>
      <w:r w:rsidRPr="00BD386C">
        <w:rPr>
          <w:b/>
          <w:bCs/>
        </w:rPr>
        <w:t>(</w:t>
      </w:r>
      <w:r>
        <w:rPr>
          <w:b/>
          <w:bCs/>
        </w:rPr>
        <w:t>Doble Salto</w:t>
      </w:r>
      <w:r w:rsidRPr="00BD386C">
        <w:rPr>
          <w:b/>
          <w:bCs/>
        </w:rPr>
        <w:t>):</w:t>
      </w:r>
      <w:r w:rsidRPr="00BD386C">
        <w:t xml:space="preserve"> Permite ejecutar un segundo impulso en el aire.</w:t>
      </w:r>
    </w:p>
    <w:p w14:paraId="05359A7A" w14:textId="77777777" w:rsidR="000065C2" w:rsidRPr="00BB731A" w:rsidRDefault="000065C2" w:rsidP="000065C2">
      <w:pPr>
        <w:pStyle w:val="ListParagraph"/>
        <w:numPr>
          <w:ilvl w:val="0"/>
          <w:numId w:val="30"/>
        </w:numPr>
        <w:tabs>
          <w:tab w:val="left" w:pos="1288"/>
        </w:tabs>
        <w:spacing w:line="276" w:lineRule="auto"/>
        <w:jc w:val="both"/>
      </w:pPr>
      <w:r>
        <w:rPr>
          <w:b/>
          <w:bCs/>
        </w:rPr>
        <w:t>Impulso Cromático</w:t>
      </w:r>
      <w:r w:rsidRPr="00BD386C">
        <w:rPr>
          <w:b/>
          <w:bCs/>
        </w:rPr>
        <w:t xml:space="preserve"> (</w:t>
      </w:r>
      <w:r>
        <w:rPr>
          <w:b/>
          <w:bCs/>
        </w:rPr>
        <w:t>Dash</w:t>
      </w:r>
      <w:r w:rsidRPr="00BD386C">
        <w:rPr>
          <w:b/>
          <w:bCs/>
        </w:rPr>
        <w:t>):</w:t>
      </w:r>
      <w:r w:rsidRPr="00BD386C">
        <w:t xml:space="preserve"> Desplazamiento rápido horizontal.</w:t>
      </w:r>
    </w:p>
    <w:p w14:paraId="16562FD8" w14:textId="77777777" w:rsidR="000065C2" w:rsidRDefault="000065C2" w:rsidP="00C008D5">
      <w:pPr>
        <w:tabs>
          <w:tab w:val="left" w:pos="1288"/>
        </w:tabs>
        <w:spacing w:line="276" w:lineRule="auto"/>
        <w:jc w:val="both"/>
        <w:rPr>
          <w:b/>
          <w:bCs/>
        </w:rPr>
      </w:pPr>
    </w:p>
    <w:p w14:paraId="3F4F6889" w14:textId="55681E10" w:rsidR="000065C2" w:rsidRPr="00BD386C" w:rsidRDefault="000065C2" w:rsidP="00C008D5">
      <w:pPr>
        <w:tabs>
          <w:tab w:val="left" w:pos="1288"/>
        </w:tabs>
        <w:spacing w:line="276" w:lineRule="auto"/>
        <w:jc w:val="both"/>
        <w:rPr>
          <w:b/>
          <w:bCs/>
        </w:rPr>
      </w:pPr>
      <w:r w:rsidRPr="00BD386C">
        <w:rPr>
          <w:b/>
          <w:bCs/>
        </w:rPr>
        <w:t>LISTA DE MEJORA DE HABILIDADES Y DESBLOQUEABLES</w:t>
      </w:r>
    </w:p>
    <w:p w14:paraId="646A3658" w14:textId="77777777" w:rsidR="000065C2" w:rsidRPr="00BD386C" w:rsidRDefault="000065C2" w:rsidP="00C008D5">
      <w:pPr>
        <w:tabs>
          <w:tab w:val="left" w:pos="1288"/>
        </w:tabs>
        <w:spacing w:line="276" w:lineRule="auto"/>
        <w:jc w:val="both"/>
      </w:pPr>
      <w:r w:rsidRPr="00BD386C">
        <w:t>La progresión del personaje no se basa</w:t>
      </w:r>
      <w:r>
        <w:t>rá</w:t>
      </w:r>
      <w:r w:rsidRPr="00BD386C">
        <w:t xml:space="preserve"> en niveles de experiencia (XP), sino en la adquisición de </w:t>
      </w:r>
      <w:r>
        <w:t>h</w:t>
      </w:r>
      <w:r w:rsidRPr="00725076">
        <w:t>abilidades</w:t>
      </w:r>
      <w:r w:rsidRPr="00BD386C">
        <w:t>.</w:t>
      </w:r>
    </w:p>
    <w:p w14:paraId="59B3C15B" w14:textId="77777777" w:rsidR="000065C2" w:rsidRPr="00BD386C" w:rsidRDefault="000065C2" w:rsidP="00C008D5">
      <w:pPr>
        <w:pStyle w:val="ListParagraph"/>
        <w:numPr>
          <w:ilvl w:val="0"/>
          <w:numId w:val="27"/>
        </w:numPr>
        <w:tabs>
          <w:tab w:val="left" w:pos="1288"/>
        </w:tabs>
        <w:spacing w:line="276" w:lineRule="auto"/>
        <w:jc w:val="both"/>
      </w:pPr>
      <w:r w:rsidRPr="00BD386C">
        <w:rPr>
          <w:b/>
          <w:bCs/>
        </w:rPr>
        <w:t>Sintonía Celeste (Velocidad):</w:t>
      </w:r>
      <w:r w:rsidRPr="00BD386C">
        <w:t xml:space="preserve"> Modificador de movimiento.</w:t>
      </w:r>
    </w:p>
    <w:p w14:paraId="600DB5C5" w14:textId="77777777" w:rsidR="000065C2" w:rsidRPr="00BD386C" w:rsidRDefault="000065C2" w:rsidP="00C008D5">
      <w:pPr>
        <w:pStyle w:val="ListParagraph"/>
        <w:numPr>
          <w:ilvl w:val="0"/>
          <w:numId w:val="27"/>
        </w:numPr>
        <w:tabs>
          <w:tab w:val="left" w:pos="1288"/>
        </w:tabs>
        <w:spacing w:line="276" w:lineRule="auto"/>
        <w:jc w:val="both"/>
      </w:pPr>
      <w:r w:rsidRPr="00BD386C">
        <w:rPr>
          <w:b/>
          <w:bCs/>
        </w:rPr>
        <w:t>Sintonía Roja (Fuerza):</w:t>
      </w:r>
      <w:r w:rsidRPr="00BD386C">
        <w:t xml:space="preserve"> Modificador de </w:t>
      </w:r>
      <w:r>
        <w:t>daño y destrucción</w:t>
      </w:r>
      <w:r w:rsidRPr="00BD386C">
        <w:t>.</w:t>
      </w:r>
    </w:p>
    <w:p w14:paraId="50057E5E" w14:textId="77777777" w:rsidR="00E53330" w:rsidRPr="00E53330" w:rsidRDefault="000065C2" w:rsidP="00E53330">
      <w:pPr>
        <w:pStyle w:val="ListParagraph"/>
        <w:numPr>
          <w:ilvl w:val="0"/>
          <w:numId w:val="27"/>
        </w:numPr>
        <w:tabs>
          <w:tab w:val="left" w:pos="1288"/>
        </w:tabs>
        <w:spacing w:line="276" w:lineRule="auto"/>
        <w:jc w:val="both"/>
        <w:rPr>
          <w:iCs/>
        </w:rPr>
      </w:pPr>
      <w:r w:rsidRPr="00BD386C">
        <w:rPr>
          <w:b/>
          <w:bCs/>
        </w:rPr>
        <w:t>Sintonía Amarilla (</w:t>
      </w:r>
      <w:r>
        <w:rPr>
          <w:b/>
          <w:bCs/>
        </w:rPr>
        <w:t>Escudo</w:t>
      </w:r>
      <w:r w:rsidRPr="00BD386C">
        <w:rPr>
          <w:b/>
          <w:bCs/>
        </w:rPr>
        <w:t>):</w:t>
      </w:r>
      <w:r w:rsidRPr="00BD386C">
        <w:t xml:space="preserve"> </w:t>
      </w:r>
      <w:r>
        <w:t>Genera un escudo que protege a Iris de todos los golpes y lo repele</w:t>
      </w:r>
      <w:r w:rsidR="00E53330">
        <w:t>.</w:t>
      </w:r>
    </w:p>
    <w:p w14:paraId="74CFDF76" w14:textId="77777777" w:rsidR="00E53330" w:rsidRDefault="00E53330" w:rsidP="00E53330">
      <w:pPr>
        <w:tabs>
          <w:tab w:val="left" w:pos="1288"/>
        </w:tabs>
        <w:spacing w:line="276" w:lineRule="auto"/>
        <w:jc w:val="both"/>
      </w:pPr>
    </w:p>
    <w:p w14:paraId="65BC99B7" w14:textId="77777777" w:rsidR="00E53330" w:rsidRPr="00BD386C" w:rsidRDefault="00E53330" w:rsidP="00E53330">
      <w:pPr>
        <w:tabs>
          <w:tab w:val="left" w:pos="1288"/>
        </w:tabs>
        <w:spacing w:line="276" w:lineRule="auto"/>
        <w:jc w:val="both"/>
        <w:rPr>
          <w:b/>
          <w:bCs/>
        </w:rPr>
      </w:pPr>
      <w:r w:rsidRPr="00BD386C">
        <w:rPr>
          <w:b/>
          <w:bCs/>
        </w:rPr>
        <w:t>DESCRIPCIÓN DETALLADA Y MODIFICADORES DE ESTADO</w:t>
      </w:r>
    </w:p>
    <w:p w14:paraId="0F61F865" w14:textId="77777777" w:rsidR="00E53330" w:rsidRPr="00BD386C" w:rsidRDefault="00E53330" w:rsidP="004F656D">
      <w:pPr>
        <w:tabs>
          <w:tab w:val="left" w:pos="1288"/>
        </w:tabs>
        <w:spacing w:line="276" w:lineRule="auto"/>
        <w:ind w:left="1288" w:hanging="1288"/>
        <w:jc w:val="both"/>
      </w:pPr>
      <w:r w:rsidRPr="00BD386C">
        <w:t>El sistema central del juego utiliza</w:t>
      </w:r>
      <w:r>
        <w:t>rá</w:t>
      </w:r>
      <w:r w:rsidRPr="00BD386C">
        <w:t xml:space="preserve"> un patrón de diseño de </w:t>
      </w:r>
      <w:r w:rsidRPr="00BD386C">
        <w:rPr>
          <w:b/>
          <w:bCs/>
        </w:rPr>
        <w:t>Máquina de Estados</w:t>
      </w:r>
      <w:r w:rsidRPr="00BD386C">
        <w:t>. Al activar un color, se aplica</w:t>
      </w:r>
      <w:r>
        <w:t>rá</w:t>
      </w:r>
      <w:r w:rsidRPr="00BD386C">
        <w:t>n los siguientes modificadores a las habilidades base:</w:t>
      </w:r>
    </w:p>
    <w:p w14:paraId="3C82F848" w14:textId="77777777" w:rsidR="00E53330" w:rsidRPr="00BD386C" w:rsidRDefault="00E53330" w:rsidP="00E53330">
      <w:pPr>
        <w:tabs>
          <w:tab w:val="left" w:pos="1288"/>
        </w:tabs>
        <w:spacing w:line="276" w:lineRule="auto"/>
        <w:jc w:val="both"/>
        <w:rPr>
          <w:b/>
          <w:bCs/>
        </w:rPr>
      </w:pPr>
      <w:r w:rsidRPr="00BD386C">
        <w:rPr>
          <w:b/>
          <w:bCs/>
        </w:rPr>
        <w:t>1. Sintonía Celeste (Velocidad)</w:t>
      </w:r>
    </w:p>
    <w:p w14:paraId="077BC7D6" w14:textId="77777777" w:rsidR="00E53330" w:rsidRPr="00BD386C" w:rsidRDefault="00E53330" w:rsidP="00E53330">
      <w:pPr>
        <w:numPr>
          <w:ilvl w:val="0"/>
          <w:numId w:val="31"/>
        </w:numPr>
        <w:tabs>
          <w:tab w:val="left" w:pos="1288"/>
        </w:tabs>
        <w:spacing w:line="276" w:lineRule="auto"/>
        <w:jc w:val="both"/>
      </w:pPr>
      <w:r w:rsidRPr="00BD386C">
        <w:rPr>
          <w:b/>
          <w:bCs/>
        </w:rPr>
        <w:t>Descripción:</w:t>
      </w:r>
      <w:r w:rsidRPr="00BD386C">
        <w:t xml:space="preserve"> Iris canaliza</w:t>
      </w:r>
      <w:r>
        <w:t>rá</w:t>
      </w:r>
      <w:r w:rsidRPr="00BD386C">
        <w:t xml:space="preserve"> la energía del viento. Su cuerpo emit</w:t>
      </w:r>
      <w:r>
        <w:t>irá</w:t>
      </w:r>
      <w:r w:rsidRPr="00BD386C">
        <w:t xml:space="preserve"> un rastro de luz cian.</w:t>
      </w:r>
    </w:p>
    <w:p w14:paraId="32AE22E0" w14:textId="77777777" w:rsidR="00E53330" w:rsidRPr="00BD386C" w:rsidRDefault="00E53330" w:rsidP="00E53330">
      <w:pPr>
        <w:numPr>
          <w:ilvl w:val="0"/>
          <w:numId w:val="31"/>
        </w:numPr>
        <w:tabs>
          <w:tab w:val="left" w:pos="1288"/>
        </w:tabs>
        <w:spacing w:line="276" w:lineRule="auto"/>
        <w:jc w:val="both"/>
      </w:pPr>
      <w:r w:rsidRPr="00BD386C">
        <w:rPr>
          <w:b/>
          <w:bCs/>
        </w:rPr>
        <w:t>Habilidad Base Afectada:</w:t>
      </w:r>
      <w:r w:rsidRPr="00BD386C">
        <w:t xml:space="preserve"> Movimiento Horizontal.</w:t>
      </w:r>
    </w:p>
    <w:p w14:paraId="5D7CC5D0" w14:textId="77777777" w:rsidR="00E53330" w:rsidRPr="00BD386C" w:rsidRDefault="00E53330" w:rsidP="00E53330">
      <w:pPr>
        <w:numPr>
          <w:ilvl w:val="0"/>
          <w:numId w:val="31"/>
        </w:numPr>
        <w:tabs>
          <w:tab w:val="left" w:pos="1288"/>
        </w:tabs>
        <w:spacing w:line="276" w:lineRule="auto"/>
        <w:jc w:val="both"/>
      </w:pPr>
      <w:r w:rsidRPr="00BD386C">
        <w:rPr>
          <w:b/>
          <w:bCs/>
        </w:rPr>
        <w:t>Modificadores:</w:t>
      </w:r>
    </w:p>
    <w:p w14:paraId="16BD9F9F" w14:textId="77777777" w:rsidR="00E53330" w:rsidRPr="00BD386C" w:rsidRDefault="00E53330" w:rsidP="00E53330">
      <w:pPr>
        <w:numPr>
          <w:ilvl w:val="1"/>
          <w:numId w:val="31"/>
        </w:numPr>
        <w:tabs>
          <w:tab w:val="left" w:pos="1288"/>
        </w:tabs>
        <w:spacing w:line="276" w:lineRule="auto"/>
        <w:jc w:val="both"/>
      </w:pPr>
      <w:r w:rsidRPr="00BD386C">
        <w:rPr>
          <w:b/>
          <w:bCs/>
        </w:rPr>
        <w:t>Velocidad:</w:t>
      </w:r>
      <w:r w:rsidRPr="00BD386C">
        <w:t xml:space="preserve"> Aumenta la </w:t>
      </w:r>
      <w:r>
        <w:t>velocidad</w:t>
      </w:r>
      <w:r w:rsidRPr="00BD386C">
        <w:t xml:space="preserve"> del personaje.</w:t>
      </w:r>
    </w:p>
    <w:p w14:paraId="03A14F30" w14:textId="77777777" w:rsidR="00E53330" w:rsidRDefault="00E53330" w:rsidP="00E53330">
      <w:pPr>
        <w:numPr>
          <w:ilvl w:val="1"/>
          <w:numId w:val="31"/>
        </w:numPr>
        <w:tabs>
          <w:tab w:val="left" w:pos="1288"/>
        </w:tabs>
        <w:spacing w:line="276" w:lineRule="auto"/>
        <w:jc w:val="both"/>
      </w:pPr>
      <w:r w:rsidRPr="00BD386C">
        <w:rPr>
          <w:b/>
          <w:bCs/>
        </w:rPr>
        <w:t>Interacción:</w:t>
      </w:r>
      <w:r w:rsidRPr="00BD386C">
        <w:t xml:space="preserve"> Permite correr sobre superficies </w:t>
      </w:r>
      <w:r>
        <w:t>para realizar saltos de mayor</w:t>
      </w:r>
    </w:p>
    <w:p w14:paraId="5E678F4C" w14:textId="77777777" w:rsidR="00E53330" w:rsidRDefault="00E53330" w:rsidP="00E53330">
      <w:pPr>
        <w:tabs>
          <w:tab w:val="left" w:pos="1288"/>
        </w:tabs>
        <w:spacing w:line="276" w:lineRule="auto"/>
        <w:ind w:left="1080"/>
        <w:jc w:val="both"/>
      </w:pPr>
      <w:r>
        <w:t>longitud y superar espacios más amplios</w:t>
      </w:r>
      <w:r w:rsidRPr="00BD386C">
        <w:t>.</w:t>
      </w:r>
    </w:p>
    <w:p w14:paraId="45F12C8D" w14:textId="77777777" w:rsidR="00E53330" w:rsidRPr="00BD386C" w:rsidRDefault="00E53330" w:rsidP="00E53330">
      <w:pPr>
        <w:tabs>
          <w:tab w:val="left" w:pos="1288"/>
        </w:tabs>
        <w:spacing w:line="276" w:lineRule="auto"/>
        <w:ind w:left="1440"/>
        <w:jc w:val="both"/>
      </w:pPr>
    </w:p>
    <w:p w14:paraId="5047042C" w14:textId="77777777" w:rsidR="00E53330" w:rsidRPr="00BD386C" w:rsidRDefault="00E53330" w:rsidP="00E53330">
      <w:pPr>
        <w:tabs>
          <w:tab w:val="left" w:pos="1288"/>
        </w:tabs>
        <w:spacing w:line="276" w:lineRule="auto"/>
        <w:jc w:val="both"/>
        <w:rPr>
          <w:b/>
          <w:bCs/>
        </w:rPr>
      </w:pPr>
      <w:r w:rsidRPr="00BD386C">
        <w:rPr>
          <w:b/>
          <w:bCs/>
        </w:rPr>
        <w:t>2. Sintonía Roja (Fuerza)</w:t>
      </w:r>
    </w:p>
    <w:p w14:paraId="4F77FBDA" w14:textId="77777777" w:rsidR="00E53330" w:rsidRPr="00BD386C" w:rsidRDefault="00E53330" w:rsidP="00E53330">
      <w:pPr>
        <w:numPr>
          <w:ilvl w:val="0"/>
          <w:numId w:val="32"/>
        </w:numPr>
        <w:tabs>
          <w:tab w:val="left" w:pos="1288"/>
        </w:tabs>
        <w:spacing w:line="276" w:lineRule="auto"/>
        <w:jc w:val="both"/>
      </w:pPr>
      <w:r w:rsidRPr="00BD386C">
        <w:rPr>
          <w:b/>
          <w:bCs/>
        </w:rPr>
        <w:t>Descripción:</w:t>
      </w:r>
      <w:r w:rsidRPr="00BD386C">
        <w:t xml:space="preserve"> Iris canaliza</w:t>
      </w:r>
      <w:r>
        <w:t>rá</w:t>
      </w:r>
      <w:r w:rsidRPr="00BD386C">
        <w:t xml:space="preserve"> energía volcánica. Sus ataques se v</w:t>
      </w:r>
      <w:r>
        <w:t>olverán</w:t>
      </w:r>
      <w:r w:rsidRPr="00BD386C">
        <w:t xml:space="preserve"> pesados y contundentes.</w:t>
      </w:r>
    </w:p>
    <w:p w14:paraId="4905BB4D" w14:textId="77777777" w:rsidR="00E53330" w:rsidRPr="00BD386C" w:rsidRDefault="00E53330" w:rsidP="00E53330">
      <w:pPr>
        <w:numPr>
          <w:ilvl w:val="0"/>
          <w:numId w:val="32"/>
        </w:numPr>
        <w:tabs>
          <w:tab w:val="left" w:pos="1288"/>
        </w:tabs>
        <w:spacing w:line="276" w:lineRule="auto"/>
        <w:jc w:val="both"/>
      </w:pPr>
      <w:r w:rsidRPr="00BD386C">
        <w:rPr>
          <w:b/>
          <w:bCs/>
        </w:rPr>
        <w:t>Habilidad Base Afectada:</w:t>
      </w:r>
      <w:r w:rsidRPr="00BD386C">
        <w:t xml:space="preserve"> Golpe de Luz (Ataque</w:t>
      </w:r>
      <w:r>
        <w:t xml:space="preserve"> cuerpo a cuerpo</w:t>
      </w:r>
      <w:r w:rsidRPr="00BD386C">
        <w:t>).</w:t>
      </w:r>
    </w:p>
    <w:p w14:paraId="7BEF6265" w14:textId="77777777" w:rsidR="00E53330" w:rsidRPr="00BD386C" w:rsidRDefault="00E53330" w:rsidP="00E53330">
      <w:pPr>
        <w:numPr>
          <w:ilvl w:val="0"/>
          <w:numId w:val="32"/>
        </w:numPr>
        <w:tabs>
          <w:tab w:val="left" w:pos="1288"/>
        </w:tabs>
        <w:spacing w:line="276" w:lineRule="auto"/>
        <w:jc w:val="both"/>
      </w:pPr>
      <w:r w:rsidRPr="00BD386C">
        <w:rPr>
          <w:b/>
          <w:bCs/>
        </w:rPr>
        <w:t>Modificadores:</w:t>
      </w:r>
    </w:p>
    <w:p w14:paraId="299EAC56" w14:textId="77777777" w:rsidR="00E53330" w:rsidRPr="00BD386C" w:rsidRDefault="00E53330" w:rsidP="00E53330">
      <w:pPr>
        <w:numPr>
          <w:ilvl w:val="1"/>
          <w:numId w:val="32"/>
        </w:numPr>
        <w:tabs>
          <w:tab w:val="left" w:pos="1288"/>
        </w:tabs>
        <w:spacing w:line="276" w:lineRule="auto"/>
        <w:jc w:val="both"/>
      </w:pPr>
      <w:r w:rsidRPr="00BD386C">
        <w:rPr>
          <w:b/>
          <w:bCs/>
        </w:rPr>
        <w:t>Daño:</w:t>
      </w:r>
      <w:r w:rsidRPr="00BD386C">
        <w:t xml:space="preserve"> </w:t>
      </w:r>
      <w:r>
        <w:t>Aumenta</w:t>
      </w:r>
      <w:r w:rsidRPr="00BD386C">
        <w:t xml:space="preserve"> </w:t>
      </w:r>
      <w:r>
        <w:t>el</w:t>
      </w:r>
      <w:r w:rsidRPr="00BD386C">
        <w:t xml:space="preserve"> daño base.</w:t>
      </w:r>
    </w:p>
    <w:p w14:paraId="47462B98" w14:textId="77777777" w:rsidR="00E53330" w:rsidRDefault="00E53330" w:rsidP="00E53330">
      <w:pPr>
        <w:numPr>
          <w:ilvl w:val="1"/>
          <w:numId w:val="32"/>
        </w:numPr>
        <w:tabs>
          <w:tab w:val="left" w:pos="1288"/>
        </w:tabs>
        <w:spacing w:line="276" w:lineRule="auto"/>
        <w:jc w:val="both"/>
      </w:pPr>
      <w:r w:rsidRPr="00BD386C">
        <w:rPr>
          <w:b/>
          <w:bCs/>
        </w:rPr>
        <w:t>Entorno:</w:t>
      </w:r>
      <w:r w:rsidRPr="00BD386C">
        <w:t xml:space="preserve"> Habilita la interacción </w:t>
      </w:r>
      <w:r>
        <w:t>y destrucción de</w:t>
      </w:r>
      <w:r w:rsidRPr="00BD386C">
        <w:t xml:space="preserve"> objetos </w:t>
      </w:r>
      <w:r>
        <w:t>destruibles más</w:t>
      </w:r>
    </w:p>
    <w:p w14:paraId="6A034394" w14:textId="77777777" w:rsidR="00E53330" w:rsidRDefault="00E53330" w:rsidP="00E53330">
      <w:pPr>
        <w:tabs>
          <w:tab w:val="left" w:pos="1288"/>
        </w:tabs>
        <w:spacing w:line="276" w:lineRule="auto"/>
        <w:ind w:left="1080"/>
        <w:jc w:val="both"/>
      </w:pPr>
      <w:r>
        <w:t>robustos.</w:t>
      </w:r>
    </w:p>
    <w:p w14:paraId="1A446B0C" w14:textId="77777777" w:rsidR="00E53330" w:rsidRPr="00BD386C" w:rsidRDefault="00E53330" w:rsidP="00E53330">
      <w:pPr>
        <w:tabs>
          <w:tab w:val="left" w:pos="1288"/>
        </w:tabs>
        <w:spacing w:line="276" w:lineRule="auto"/>
        <w:ind w:left="1440"/>
        <w:jc w:val="both"/>
      </w:pPr>
    </w:p>
    <w:p w14:paraId="4DCB5C83" w14:textId="77777777" w:rsidR="00E53330" w:rsidRPr="00BD386C" w:rsidRDefault="00E53330" w:rsidP="00E53330">
      <w:pPr>
        <w:tabs>
          <w:tab w:val="left" w:pos="1288"/>
        </w:tabs>
        <w:spacing w:line="276" w:lineRule="auto"/>
        <w:jc w:val="both"/>
        <w:rPr>
          <w:b/>
          <w:bCs/>
        </w:rPr>
      </w:pPr>
      <w:r w:rsidRPr="00BD386C">
        <w:rPr>
          <w:b/>
          <w:bCs/>
        </w:rPr>
        <w:t>3. Sintonía Amarilla (Protección)</w:t>
      </w:r>
    </w:p>
    <w:p w14:paraId="0DA8ED6D" w14:textId="77777777" w:rsidR="00E53330" w:rsidRPr="00BD386C" w:rsidRDefault="00E53330" w:rsidP="00E53330">
      <w:pPr>
        <w:numPr>
          <w:ilvl w:val="0"/>
          <w:numId w:val="33"/>
        </w:numPr>
        <w:tabs>
          <w:tab w:val="left" w:pos="1288"/>
        </w:tabs>
        <w:spacing w:line="276" w:lineRule="auto"/>
        <w:jc w:val="both"/>
      </w:pPr>
      <w:r w:rsidRPr="00BD386C">
        <w:rPr>
          <w:b/>
          <w:bCs/>
        </w:rPr>
        <w:t>Descripción:</w:t>
      </w:r>
      <w:r w:rsidRPr="00BD386C">
        <w:t xml:space="preserve"> Iris genera</w:t>
      </w:r>
      <w:r>
        <w:t>rá</w:t>
      </w:r>
      <w:r w:rsidRPr="00BD386C">
        <w:t xml:space="preserve"> una barrera de energía sólida a su alrededor.</w:t>
      </w:r>
    </w:p>
    <w:p w14:paraId="24A92E4A" w14:textId="77777777" w:rsidR="00E53330" w:rsidRPr="00BD386C" w:rsidRDefault="00E53330" w:rsidP="00E53330">
      <w:pPr>
        <w:numPr>
          <w:ilvl w:val="0"/>
          <w:numId w:val="33"/>
        </w:numPr>
        <w:tabs>
          <w:tab w:val="left" w:pos="1288"/>
        </w:tabs>
        <w:spacing w:line="276" w:lineRule="auto"/>
        <w:jc w:val="both"/>
      </w:pPr>
      <w:r w:rsidRPr="00BD386C">
        <w:rPr>
          <w:b/>
          <w:bCs/>
        </w:rPr>
        <w:t>Habilidad Base Afectada:</w:t>
      </w:r>
      <w:r w:rsidRPr="00BD386C">
        <w:t xml:space="preserve"> </w:t>
      </w:r>
      <w:r>
        <w:t>No procede.</w:t>
      </w:r>
    </w:p>
    <w:p w14:paraId="09618F7F" w14:textId="77777777" w:rsidR="00E53330" w:rsidRPr="00BD386C" w:rsidRDefault="00E53330" w:rsidP="00E53330">
      <w:pPr>
        <w:numPr>
          <w:ilvl w:val="0"/>
          <w:numId w:val="33"/>
        </w:numPr>
        <w:tabs>
          <w:tab w:val="left" w:pos="1288"/>
        </w:tabs>
        <w:spacing w:line="276" w:lineRule="auto"/>
        <w:jc w:val="both"/>
      </w:pPr>
      <w:r w:rsidRPr="00BD386C">
        <w:rPr>
          <w:b/>
          <w:bCs/>
        </w:rPr>
        <w:t>Modificadores:</w:t>
      </w:r>
    </w:p>
    <w:p w14:paraId="7ECAC0F7" w14:textId="77777777" w:rsidR="00E53330" w:rsidRPr="00BD386C" w:rsidRDefault="00E53330" w:rsidP="00E53330">
      <w:pPr>
        <w:numPr>
          <w:ilvl w:val="1"/>
          <w:numId w:val="33"/>
        </w:numPr>
        <w:tabs>
          <w:tab w:val="left" w:pos="1288"/>
        </w:tabs>
        <w:spacing w:line="276" w:lineRule="auto"/>
        <w:jc w:val="both"/>
      </w:pPr>
      <w:r w:rsidRPr="00BD386C">
        <w:rPr>
          <w:b/>
          <w:bCs/>
        </w:rPr>
        <w:t>Invulnerabilidad:</w:t>
      </w:r>
      <w:r w:rsidRPr="00BD386C">
        <w:t xml:space="preserve"> Mientras el </w:t>
      </w:r>
      <w:r>
        <w:t>poder está activo</w:t>
      </w:r>
      <w:r w:rsidRPr="00BD386C">
        <w:t xml:space="preserve"> </w:t>
      </w:r>
      <w:r>
        <w:t>Iris no recibe daño</w:t>
      </w:r>
      <w:r w:rsidRPr="00BD386C">
        <w:t>.</w:t>
      </w:r>
    </w:p>
    <w:p w14:paraId="4359CF06" w14:textId="77777777" w:rsidR="00E53330" w:rsidRDefault="00E53330" w:rsidP="00E53330">
      <w:pPr>
        <w:numPr>
          <w:ilvl w:val="1"/>
          <w:numId w:val="33"/>
        </w:numPr>
        <w:tabs>
          <w:tab w:val="left" w:pos="1288"/>
        </w:tabs>
        <w:spacing w:line="276" w:lineRule="auto"/>
        <w:jc w:val="both"/>
      </w:pPr>
      <w:r w:rsidRPr="00BD386C">
        <w:rPr>
          <w:b/>
          <w:bCs/>
        </w:rPr>
        <w:t>Restricción de Movimiento:</w:t>
      </w:r>
      <w:r w:rsidRPr="00BD386C">
        <w:t xml:space="preserve"> Al activar el escudo, la velocidad de movimiento </w:t>
      </w:r>
    </w:p>
    <w:p w14:paraId="6767E66E" w14:textId="77777777" w:rsidR="00E53330" w:rsidRPr="00BD386C" w:rsidRDefault="00E53330" w:rsidP="00E53330">
      <w:pPr>
        <w:tabs>
          <w:tab w:val="left" w:pos="1288"/>
        </w:tabs>
        <w:spacing w:line="276" w:lineRule="auto"/>
        <w:ind w:left="1080"/>
        <w:jc w:val="both"/>
      </w:pPr>
      <w:r w:rsidRPr="00BD386C">
        <w:t>se reduce drásticamente o se anula (el jugador debe detenerse para protegerse).</w:t>
      </w:r>
    </w:p>
    <w:p w14:paraId="17FFEE38" w14:textId="77777777" w:rsidR="00E53330" w:rsidRPr="00BD386C" w:rsidRDefault="00E53330" w:rsidP="00E53330">
      <w:pPr>
        <w:numPr>
          <w:ilvl w:val="1"/>
          <w:numId w:val="33"/>
        </w:numPr>
        <w:tabs>
          <w:tab w:val="left" w:pos="1288"/>
        </w:tabs>
        <w:spacing w:line="276" w:lineRule="auto"/>
        <w:jc w:val="both"/>
      </w:pPr>
      <w:r w:rsidRPr="001E33D9">
        <w:rPr>
          <w:b/>
          <w:bCs/>
        </w:rPr>
        <w:t>Reflejo</w:t>
      </w:r>
      <w:r w:rsidRPr="00BD386C">
        <w:rPr>
          <w:b/>
          <w:bCs/>
        </w:rPr>
        <w:t>:</w:t>
      </w:r>
      <w:r w:rsidRPr="00BD386C">
        <w:t xml:space="preserve"> Los proyectiles enemigos que impactan en el escudo son </w:t>
      </w:r>
      <w:r>
        <w:t>rebotados.</w:t>
      </w:r>
    </w:p>
    <w:p w14:paraId="50628F2B" w14:textId="77777777" w:rsidR="00E53330" w:rsidRPr="00BD386C" w:rsidRDefault="00E53330" w:rsidP="00E53330">
      <w:pPr>
        <w:tabs>
          <w:tab w:val="left" w:pos="1288"/>
        </w:tabs>
        <w:spacing w:line="276" w:lineRule="auto"/>
        <w:ind w:left="1440"/>
        <w:jc w:val="both"/>
      </w:pPr>
    </w:p>
    <w:p w14:paraId="701B40A1" w14:textId="77777777" w:rsidR="00E53330" w:rsidRPr="00BD386C" w:rsidRDefault="00E53330" w:rsidP="00E53330">
      <w:pPr>
        <w:tabs>
          <w:tab w:val="left" w:pos="1288"/>
        </w:tabs>
        <w:spacing w:line="276" w:lineRule="auto"/>
        <w:jc w:val="both"/>
        <w:rPr>
          <w:b/>
          <w:bCs/>
        </w:rPr>
      </w:pPr>
      <w:r w:rsidRPr="00BD386C">
        <w:rPr>
          <w:b/>
          <w:bCs/>
        </w:rPr>
        <w:t xml:space="preserve">4. </w:t>
      </w:r>
      <w:r>
        <w:rPr>
          <w:b/>
          <w:bCs/>
        </w:rPr>
        <w:t>Impulso Cromático</w:t>
      </w:r>
      <w:r w:rsidRPr="00BD386C">
        <w:rPr>
          <w:b/>
          <w:bCs/>
        </w:rPr>
        <w:t xml:space="preserve"> (</w:t>
      </w:r>
      <w:r>
        <w:rPr>
          <w:b/>
          <w:bCs/>
        </w:rPr>
        <w:t>Dash</w:t>
      </w:r>
      <w:r w:rsidRPr="00BD386C">
        <w:rPr>
          <w:b/>
          <w:bCs/>
        </w:rPr>
        <w:t>)</w:t>
      </w:r>
    </w:p>
    <w:p w14:paraId="608B62C9" w14:textId="77777777" w:rsidR="00E53330" w:rsidRPr="00BD386C" w:rsidRDefault="00E53330" w:rsidP="00E53330">
      <w:pPr>
        <w:numPr>
          <w:ilvl w:val="0"/>
          <w:numId w:val="34"/>
        </w:numPr>
        <w:tabs>
          <w:tab w:val="left" w:pos="1288"/>
        </w:tabs>
        <w:spacing w:line="276" w:lineRule="auto"/>
        <w:jc w:val="both"/>
      </w:pPr>
      <w:r w:rsidRPr="00BD386C">
        <w:rPr>
          <w:b/>
          <w:bCs/>
        </w:rPr>
        <w:t>Descripción:</w:t>
      </w:r>
      <w:r w:rsidRPr="00BD386C">
        <w:t xml:space="preserve"> Un impulso repentino que ignora</w:t>
      </w:r>
      <w:r>
        <w:t>rá</w:t>
      </w:r>
      <w:r w:rsidRPr="00BD386C">
        <w:t xml:space="preserve"> la fricción.</w:t>
      </w:r>
    </w:p>
    <w:p w14:paraId="5E59B46D" w14:textId="77777777" w:rsidR="00E53330" w:rsidRPr="00BD386C" w:rsidRDefault="00E53330" w:rsidP="00E53330">
      <w:pPr>
        <w:numPr>
          <w:ilvl w:val="0"/>
          <w:numId w:val="34"/>
        </w:numPr>
        <w:tabs>
          <w:tab w:val="left" w:pos="1288"/>
        </w:tabs>
        <w:spacing w:line="276" w:lineRule="auto"/>
        <w:jc w:val="both"/>
      </w:pPr>
      <w:r w:rsidRPr="00BD386C">
        <w:rPr>
          <w:b/>
          <w:bCs/>
        </w:rPr>
        <w:t>Modificadores:</w:t>
      </w:r>
    </w:p>
    <w:p w14:paraId="326B99A8" w14:textId="77777777" w:rsidR="00E53330" w:rsidRPr="00BD386C" w:rsidRDefault="00E53330" w:rsidP="00E53330">
      <w:pPr>
        <w:numPr>
          <w:ilvl w:val="1"/>
          <w:numId w:val="34"/>
        </w:numPr>
        <w:tabs>
          <w:tab w:val="left" w:pos="1288"/>
        </w:tabs>
        <w:spacing w:line="276" w:lineRule="auto"/>
        <w:jc w:val="both"/>
      </w:pPr>
      <w:r w:rsidRPr="00BD386C">
        <w:rPr>
          <w:b/>
          <w:bCs/>
        </w:rPr>
        <w:t>Invencibilidad</w:t>
      </w:r>
      <w:r>
        <w:rPr>
          <w:b/>
          <w:bCs/>
        </w:rPr>
        <w:t>:</w:t>
      </w:r>
      <w:r>
        <w:t xml:space="preserve"> </w:t>
      </w:r>
      <w:r w:rsidRPr="00BD386C">
        <w:t xml:space="preserve">Otorga </w:t>
      </w:r>
      <w:r>
        <w:t>invulnerabilidad temporalmente</w:t>
      </w:r>
      <w:r w:rsidRPr="00BD386C">
        <w:t xml:space="preserve"> durante la animación.</w:t>
      </w:r>
    </w:p>
    <w:p w14:paraId="64F296A0" w14:textId="77777777" w:rsidR="00E53330" w:rsidRDefault="00E53330" w:rsidP="00E53330">
      <w:pPr>
        <w:numPr>
          <w:ilvl w:val="1"/>
          <w:numId w:val="34"/>
        </w:numPr>
        <w:tabs>
          <w:tab w:val="left" w:pos="1288"/>
        </w:tabs>
        <w:spacing w:line="276" w:lineRule="auto"/>
        <w:jc w:val="both"/>
      </w:pPr>
      <w:r>
        <w:rPr>
          <w:b/>
          <w:bCs/>
        </w:rPr>
        <w:t>Enfriamiento</w:t>
      </w:r>
      <w:r w:rsidRPr="00BD386C">
        <w:rPr>
          <w:b/>
          <w:bCs/>
        </w:rPr>
        <w:t>:</w:t>
      </w:r>
      <w:r w:rsidRPr="00BD386C">
        <w:t xml:space="preserve"> Limitado a un uso por ciclo aéreo (se reinicia al tocar el suelo</w:t>
      </w:r>
      <w:r>
        <w:t>).</w:t>
      </w:r>
    </w:p>
    <w:p w14:paraId="498954BC" w14:textId="77777777" w:rsidR="00E53330" w:rsidRPr="00BD386C" w:rsidRDefault="00E53330" w:rsidP="00E53330">
      <w:pPr>
        <w:tabs>
          <w:tab w:val="left" w:pos="1288"/>
        </w:tabs>
        <w:spacing w:line="276" w:lineRule="auto"/>
      </w:pPr>
    </w:p>
    <w:p w14:paraId="34849D9E" w14:textId="77777777" w:rsidR="00E53330" w:rsidRPr="00D21E3D" w:rsidRDefault="00E53330" w:rsidP="00E53330">
      <w:pPr>
        <w:pStyle w:val="Heading1"/>
        <w:rPr>
          <w:u w:val="none"/>
        </w:rPr>
      </w:pPr>
      <w:bookmarkStart w:id="53" w:name="_bookmark16"/>
      <w:bookmarkStart w:id="54" w:name="_bookmark17"/>
      <w:bookmarkStart w:id="55" w:name="_bookmark18"/>
      <w:bookmarkStart w:id="56" w:name="_Toc221381880"/>
      <w:bookmarkEnd w:id="53"/>
      <w:bookmarkEnd w:id="54"/>
      <w:bookmarkEnd w:id="55"/>
      <w:r>
        <w:rPr>
          <w:w w:val="90"/>
        </w:rPr>
        <w:t>VIDA</w:t>
      </w:r>
      <w:bookmarkEnd w:id="56"/>
    </w:p>
    <w:p w14:paraId="5E9F90C3" w14:textId="77777777" w:rsidR="00E53330" w:rsidRPr="000D7E84" w:rsidRDefault="00E53330" w:rsidP="00E53330">
      <w:pPr>
        <w:spacing w:line="276" w:lineRule="auto"/>
        <w:rPr>
          <w:b/>
          <w:bCs/>
        </w:rPr>
      </w:pPr>
      <w:r w:rsidRPr="000D7E84">
        <w:rPr>
          <w:b/>
          <w:bCs/>
        </w:rPr>
        <w:t>CONCEPTO GENERAL</w:t>
      </w:r>
    </w:p>
    <w:p w14:paraId="2A8164EE" w14:textId="77777777" w:rsidR="00E53330" w:rsidRPr="000D7E84" w:rsidRDefault="00E53330" w:rsidP="00E53330">
      <w:pPr>
        <w:spacing w:line="276" w:lineRule="auto"/>
        <w:jc w:val="both"/>
      </w:pPr>
      <w:r w:rsidRPr="000D7E84">
        <w:t xml:space="preserve">El sistema de salud de </w:t>
      </w:r>
      <w:r w:rsidRPr="004D4E2C">
        <w:rPr>
          <w:i/>
          <w:iCs/>
        </w:rPr>
        <w:t>Rise of the Lost Colors</w:t>
      </w:r>
      <w:r w:rsidRPr="000D7E84">
        <w:t xml:space="preserve"> no utiliza</w:t>
      </w:r>
      <w:r>
        <w:t>rá</w:t>
      </w:r>
      <w:r w:rsidRPr="000D7E84">
        <w:t xml:space="preserve"> una barra de porcentaje continua, sino un </w:t>
      </w:r>
      <w:r w:rsidRPr="004D4E2C">
        <w:rPr>
          <w:b/>
          <w:bCs/>
        </w:rPr>
        <w:t xml:space="preserve">Sistema Discreto de Puntos de Golpe (Hit Points </w:t>
      </w:r>
      <w:r>
        <w:rPr>
          <w:b/>
          <w:bCs/>
        </w:rPr>
        <w:t>o</w:t>
      </w:r>
      <w:r w:rsidRPr="004D4E2C">
        <w:rPr>
          <w:b/>
          <w:bCs/>
        </w:rPr>
        <w:t xml:space="preserve"> HP)</w:t>
      </w:r>
      <w:r w:rsidRPr="000D7E84">
        <w:t>. La vida de Iris representa</w:t>
      </w:r>
      <w:r>
        <w:t>rá</w:t>
      </w:r>
      <w:r w:rsidRPr="000D7E84">
        <w:t xml:space="preserve"> su </w:t>
      </w:r>
      <w:r>
        <w:t>e</w:t>
      </w:r>
      <w:r w:rsidRPr="000D7E84">
        <w:t xml:space="preserve">stabilidad </w:t>
      </w:r>
      <w:r>
        <w:t>c</w:t>
      </w:r>
      <w:r w:rsidRPr="000D7E84">
        <w:t>romática o la cantidad de luz que puede retener antes de desvanecerse y ser consumida por el Vacío.</w:t>
      </w:r>
    </w:p>
    <w:p w14:paraId="4109BB01" w14:textId="77777777" w:rsidR="00E53330" w:rsidRPr="000D7E84" w:rsidRDefault="00E53330" w:rsidP="00E53330">
      <w:pPr>
        <w:spacing w:line="276" w:lineRule="auto"/>
        <w:jc w:val="both"/>
      </w:pPr>
      <w:r w:rsidRPr="000D7E84">
        <w:rPr>
          <w:b/>
          <w:bCs/>
        </w:rPr>
        <w:t>Valor Inicial:</w:t>
      </w:r>
      <w:r w:rsidRPr="000D7E84">
        <w:t xml:space="preserve"> </w:t>
      </w:r>
      <w:r>
        <w:t>3</w:t>
      </w:r>
      <w:r w:rsidRPr="000D7E84">
        <w:t xml:space="preserve"> </w:t>
      </w:r>
      <w:r>
        <w:t>corazones (puntos de salud), ampliable al derrotar a Umbra en cada nivel</w:t>
      </w:r>
      <w:r w:rsidRPr="000D7E84">
        <w:t>.</w:t>
      </w:r>
    </w:p>
    <w:p w14:paraId="09F95CA2" w14:textId="7FE519E9" w:rsidR="00E53330" w:rsidRDefault="00E53330" w:rsidP="00E53330">
      <w:pPr>
        <w:tabs>
          <w:tab w:val="left" w:pos="1288"/>
        </w:tabs>
        <w:spacing w:line="276" w:lineRule="auto"/>
        <w:jc w:val="both"/>
        <w:sectPr w:rsidR="00E53330">
          <w:headerReference w:type="default" r:id="rId18"/>
          <w:footerReference w:type="default" r:id="rId19"/>
          <w:pgSz w:w="11910" w:h="16850"/>
          <w:pgMar w:top="1240" w:right="1133" w:bottom="860" w:left="1700" w:header="1" w:footer="671" w:gutter="0"/>
          <w:cols w:space="720"/>
        </w:sectPr>
      </w:pPr>
    </w:p>
    <w:p w14:paraId="3E429FBB" w14:textId="77777777" w:rsidR="00BD386C" w:rsidRDefault="00BD386C" w:rsidP="00BD386C">
      <w:pPr>
        <w:tabs>
          <w:tab w:val="left" w:pos="1288"/>
        </w:tabs>
        <w:spacing w:line="276" w:lineRule="auto"/>
      </w:pPr>
      <w:bookmarkStart w:id="57" w:name="_bookmark9"/>
      <w:bookmarkStart w:id="58" w:name="_bookmark10"/>
      <w:bookmarkStart w:id="59" w:name="_bookmark12"/>
      <w:bookmarkStart w:id="60" w:name="_bookmark14"/>
      <w:bookmarkStart w:id="61" w:name="_bookmark15"/>
      <w:bookmarkEnd w:id="57"/>
      <w:bookmarkEnd w:id="58"/>
      <w:bookmarkEnd w:id="59"/>
      <w:bookmarkEnd w:id="60"/>
      <w:bookmarkEnd w:id="61"/>
    </w:p>
    <w:p w14:paraId="7C6012BA" w14:textId="77777777" w:rsidR="000D7E84" w:rsidRDefault="000D7E84" w:rsidP="000D7E84">
      <w:pPr>
        <w:spacing w:line="276" w:lineRule="auto"/>
      </w:pPr>
    </w:p>
    <w:p w14:paraId="60D5EF60" w14:textId="77777777" w:rsidR="000D7E84" w:rsidRPr="000D7E84" w:rsidRDefault="000D7E84" w:rsidP="00CF3FC2">
      <w:pPr>
        <w:pStyle w:val="Heading2"/>
        <w:ind w:left="0"/>
        <w:rPr>
          <w:rFonts w:eastAsia="Times New Roman"/>
        </w:rPr>
      </w:pPr>
      <w:bookmarkStart w:id="62" w:name="_Toc220786098"/>
      <w:bookmarkStart w:id="63" w:name="_Toc220865787"/>
      <w:bookmarkStart w:id="64" w:name="_Toc220957286"/>
      <w:bookmarkStart w:id="65" w:name="_Toc221381881"/>
      <w:r w:rsidRPr="000D7E84">
        <w:t>VISUALIZACIÓN EN HUD</w:t>
      </w:r>
      <w:bookmarkEnd w:id="62"/>
      <w:bookmarkEnd w:id="63"/>
      <w:bookmarkEnd w:id="64"/>
      <w:bookmarkEnd w:id="65"/>
    </w:p>
    <w:p w14:paraId="2DA6319F" w14:textId="77777777" w:rsidR="000D7E84" w:rsidRPr="000D7E84" w:rsidRDefault="000D7E84" w:rsidP="33872E51">
      <w:pPr>
        <w:pStyle w:val="NormalWeb"/>
        <w:spacing w:beforeAutospacing="0" w:afterAutospacing="0" w:line="276" w:lineRule="auto"/>
        <w:jc w:val="both"/>
        <w:rPr>
          <w:rFonts w:ascii="Tahoma" w:hAnsi="Tahoma" w:cs="Tahoma"/>
          <w:sz w:val="22"/>
          <w:szCs w:val="22"/>
        </w:rPr>
      </w:pPr>
      <w:r w:rsidRPr="000D7E84">
        <w:rPr>
          <w:rFonts w:ascii="Tahoma" w:hAnsi="Tahoma" w:cs="Tahoma"/>
          <w:sz w:val="22"/>
          <w:szCs w:val="22"/>
        </w:rPr>
        <w:t>La salud se representa</w:t>
      </w:r>
      <w:r w:rsidR="00CF3FC2">
        <w:rPr>
          <w:rFonts w:ascii="Tahoma" w:hAnsi="Tahoma" w:cs="Tahoma"/>
          <w:sz w:val="22"/>
          <w:szCs w:val="22"/>
        </w:rPr>
        <w:t>rá</w:t>
      </w:r>
      <w:r w:rsidRPr="000D7E84">
        <w:rPr>
          <w:rFonts w:ascii="Tahoma" w:hAnsi="Tahoma" w:cs="Tahoma"/>
          <w:sz w:val="22"/>
          <w:szCs w:val="22"/>
        </w:rPr>
        <w:t xml:space="preserve"> gráficamente en la esquina superior izquierda de la interfaz mediante iconos estilizados (</w:t>
      </w:r>
      <w:r w:rsidR="00CF3FC2">
        <w:rPr>
          <w:rFonts w:ascii="Tahoma" w:hAnsi="Tahoma" w:cs="Tahoma"/>
          <w:b/>
          <w:bCs/>
          <w:sz w:val="22"/>
          <w:szCs w:val="22"/>
        </w:rPr>
        <w:t>Corazones Cristalizados</w:t>
      </w:r>
      <w:r w:rsidRPr="000D7E84">
        <w:rPr>
          <w:rFonts w:ascii="Tahoma" w:hAnsi="Tahoma" w:cs="Tahoma"/>
          <w:sz w:val="22"/>
          <w:szCs w:val="22"/>
        </w:rPr>
        <w:t>).</w:t>
      </w:r>
    </w:p>
    <w:p w14:paraId="4E209A72" w14:textId="617CBD2C" w:rsidR="000D7E84" w:rsidRPr="000D7E84" w:rsidRDefault="00CF3FC2" w:rsidP="33872E51">
      <w:pPr>
        <w:pStyle w:val="NormalWeb"/>
        <w:numPr>
          <w:ilvl w:val="0"/>
          <w:numId w:val="27"/>
        </w:numPr>
        <w:spacing w:beforeAutospacing="0" w:afterAutospacing="0" w:line="276" w:lineRule="auto"/>
        <w:jc w:val="both"/>
        <w:rPr>
          <w:rFonts w:ascii="Tahoma" w:hAnsi="Tahoma" w:cs="Tahoma"/>
          <w:sz w:val="22"/>
          <w:szCs w:val="22"/>
        </w:rPr>
      </w:pPr>
      <w:r>
        <w:rPr>
          <w:rFonts w:ascii="Tahoma" w:hAnsi="Tahoma" w:cs="Tahoma"/>
          <w:b/>
          <w:bCs/>
          <w:sz w:val="22"/>
          <w:szCs w:val="22"/>
        </w:rPr>
        <w:t>Corazón</w:t>
      </w:r>
      <w:r w:rsidR="000D7E84" w:rsidRPr="000D7E84">
        <w:rPr>
          <w:rFonts w:ascii="Tahoma" w:hAnsi="Tahoma" w:cs="Tahoma"/>
          <w:b/>
          <w:bCs/>
          <w:sz w:val="22"/>
          <w:szCs w:val="22"/>
        </w:rPr>
        <w:t xml:space="preserve"> Brillante/Saturado:</w:t>
      </w:r>
      <w:r w:rsidR="000D7E84" w:rsidRPr="000D7E84">
        <w:rPr>
          <w:rFonts w:ascii="Tahoma" w:hAnsi="Tahoma" w:cs="Tahoma"/>
          <w:sz w:val="22"/>
          <w:szCs w:val="22"/>
        </w:rPr>
        <w:t xml:space="preserve"> Punto de vida disponible.</w:t>
      </w:r>
    </w:p>
    <w:p w14:paraId="53D1F64F" w14:textId="0C8D2322" w:rsidR="000D7E84" w:rsidRPr="000D7E84" w:rsidRDefault="000D7E84" w:rsidP="00200077">
      <w:pPr>
        <w:pStyle w:val="NormalWeb"/>
        <w:numPr>
          <w:ilvl w:val="0"/>
          <w:numId w:val="27"/>
        </w:numPr>
        <w:spacing w:line="276" w:lineRule="auto"/>
        <w:jc w:val="both"/>
        <w:rPr>
          <w:rFonts w:ascii="Tahoma" w:hAnsi="Tahoma" w:cs="Tahoma"/>
          <w:sz w:val="22"/>
          <w:szCs w:val="22"/>
        </w:rPr>
      </w:pPr>
      <w:r w:rsidRPr="000D7E84">
        <w:rPr>
          <w:rFonts w:ascii="Tahoma" w:hAnsi="Tahoma" w:cs="Tahoma"/>
          <w:b/>
          <w:bCs/>
          <w:sz w:val="22"/>
          <w:szCs w:val="22"/>
        </w:rPr>
        <w:t>Cristal Gris/Roto:</w:t>
      </w:r>
      <w:r w:rsidRPr="000D7E84">
        <w:rPr>
          <w:rFonts w:ascii="Tahoma" w:hAnsi="Tahoma" w:cs="Tahoma"/>
          <w:sz w:val="22"/>
          <w:szCs w:val="22"/>
        </w:rPr>
        <w:t xml:space="preserve"> Punto de vida perdido.</w:t>
      </w:r>
    </w:p>
    <w:p w14:paraId="7962602D" w14:textId="7A606394" w:rsidR="000D7E84" w:rsidRPr="000D7E84" w:rsidRDefault="000D7E84" w:rsidP="00200077">
      <w:pPr>
        <w:pStyle w:val="NormalWeb"/>
        <w:numPr>
          <w:ilvl w:val="0"/>
          <w:numId w:val="27"/>
        </w:numPr>
        <w:spacing w:after="240" w:afterAutospacing="0" w:line="276" w:lineRule="auto"/>
        <w:jc w:val="both"/>
        <w:rPr>
          <w:rFonts w:ascii="Tahoma" w:hAnsi="Tahoma" w:cs="Tahoma"/>
          <w:sz w:val="22"/>
          <w:szCs w:val="22"/>
        </w:rPr>
      </w:pPr>
      <w:r w:rsidRPr="000D7E84">
        <w:rPr>
          <w:rFonts w:ascii="Tahoma" w:hAnsi="Tahoma" w:cs="Tahoma"/>
          <w:b/>
          <w:bCs/>
          <w:sz w:val="22"/>
          <w:szCs w:val="22"/>
        </w:rPr>
        <w:t>Animación:</w:t>
      </w:r>
      <w:r w:rsidRPr="000D7E84">
        <w:rPr>
          <w:rFonts w:ascii="Tahoma" w:hAnsi="Tahoma" w:cs="Tahoma"/>
          <w:sz w:val="22"/>
          <w:szCs w:val="22"/>
        </w:rPr>
        <w:t xml:space="preserve"> Al perder un punto, el cristal se </w:t>
      </w:r>
      <w:r w:rsidR="00CF3FC2">
        <w:rPr>
          <w:rFonts w:ascii="Tahoma" w:hAnsi="Tahoma" w:cs="Tahoma"/>
          <w:sz w:val="22"/>
          <w:szCs w:val="22"/>
        </w:rPr>
        <w:t>romperá</w:t>
      </w:r>
      <w:r w:rsidRPr="000D7E84">
        <w:rPr>
          <w:rFonts w:ascii="Tahoma" w:hAnsi="Tahoma" w:cs="Tahoma"/>
          <w:sz w:val="22"/>
          <w:szCs w:val="22"/>
        </w:rPr>
        <w:t xml:space="preserve"> con un sonido de cristal roto. Al recuperarlo, se reconstruye con un destello.</w:t>
      </w:r>
    </w:p>
    <w:p w14:paraId="78B4A12F" w14:textId="21B3D8EC" w:rsidR="000D7E84" w:rsidRPr="000D7E84" w:rsidRDefault="000D7E84" w:rsidP="00200077">
      <w:pPr>
        <w:pStyle w:val="Heading2"/>
        <w:spacing w:line="276" w:lineRule="auto"/>
        <w:ind w:left="0"/>
        <w:jc w:val="both"/>
      </w:pPr>
      <w:bookmarkStart w:id="66" w:name="_Toc220786099"/>
      <w:bookmarkStart w:id="67" w:name="_Toc220865788"/>
      <w:bookmarkStart w:id="68" w:name="_Toc220957287"/>
      <w:bookmarkStart w:id="69" w:name="_Toc221381882"/>
      <w:r w:rsidRPr="000D7E84">
        <w:t>MECANISMOS DE RECUPERACIÓN</w:t>
      </w:r>
      <w:bookmarkEnd w:id="66"/>
      <w:bookmarkEnd w:id="67"/>
      <w:bookmarkEnd w:id="68"/>
      <w:bookmarkEnd w:id="69"/>
      <w:r>
        <w:tab/>
      </w:r>
    </w:p>
    <w:p w14:paraId="3D292CE3" w14:textId="21C8B5B8" w:rsidR="000D7E84" w:rsidRPr="000D7E84" w:rsidRDefault="000D7E84" w:rsidP="00200077">
      <w:pPr>
        <w:pStyle w:val="Heading3"/>
        <w:spacing w:before="0" w:line="276" w:lineRule="auto"/>
        <w:ind w:left="0"/>
        <w:jc w:val="both"/>
      </w:pPr>
      <w:r w:rsidRPr="0009767D">
        <w:rPr>
          <w:b/>
          <w:bCs/>
        </w:rPr>
        <w:t>Recolección de Orbes de Luz</w:t>
      </w:r>
      <w:r w:rsidR="0009767D" w:rsidRPr="0009767D">
        <w:rPr>
          <w:b/>
          <w:bCs/>
        </w:rPr>
        <w:t>:</w:t>
      </w:r>
      <w:r w:rsidR="0009767D">
        <w:t xml:space="preserve"> n</w:t>
      </w:r>
      <w:r w:rsidRPr="000D7E84">
        <w:t>o exist</w:t>
      </w:r>
      <w:r w:rsidR="0009767D">
        <w:t>irá</w:t>
      </w:r>
      <w:r w:rsidRPr="000D7E84">
        <w:t xml:space="preserve"> un sistema de inventario para pociones almacenables. La curación es inmediata mediante la recolección de objetos en el entorno:</w:t>
      </w:r>
    </w:p>
    <w:p w14:paraId="6FABD655" w14:textId="77777777" w:rsidR="000D7E84" w:rsidRPr="000D7E84" w:rsidRDefault="000D7E84" w:rsidP="33872E51">
      <w:pPr>
        <w:pStyle w:val="NormalWeb"/>
        <w:numPr>
          <w:ilvl w:val="0"/>
          <w:numId w:val="36"/>
        </w:numPr>
        <w:spacing w:beforeAutospacing="0" w:line="276" w:lineRule="auto"/>
        <w:jc w:val="both"/>
        <w:rPr>
          <w:rFonts w:ascii="Tahoma" w:hAnsi="Tahoma" w:cs="Tahoma"/>
          <w:sz w:val="22"/>
          <w:szCs w:val="22"/>
        </w:rPr>
      </w:pPr>
      <w:r w:rsidRPr="000D7E84">
        <w:rPr>
          <w:rFonts w:ascii="Tahoma" w:hAnsi="Tahoma" w:cs="Tahoma"/>
          <w:b/>
          <w:bCs/>
          <w:sz w:val="22"/>
          <w:szCs w:val="22"/>
        </w:rPr>
        <w:t>Objeto:</w:t>
      </w:r>
      <w:r w:rsidRPr="000D7E84">
        <w:rPr>
          <w:rFonts w:ascii="Tahoma" w:hAnsi="Tahoma" w:cs="Tahoma"/>
          <w:sz w:val="22"/>
          <w:szCs w:val="22"/>
        </w:rPr>
        <w:t xml:space="preserve"> "Orbe de Luz".</w:t>
      </w:r>
    </w:p>
    <w:p w14:paraId="2E4A5ADD" w14:textId="535DDB30" w:rsidR="000D7E84" w:rsidRPr="000D7E84" w:rsidRDefault="000D7E84" w:rsidP="00200077">
      <w:pPr>
        <w:pStyle w:val="NormalWeb"/>
        <w:numPr>
          <w:ilvl w:val="0"/>
          <w:numId w:val="36"/>
        </w:numPr>
        <w:spacing w:line="276" w:lineRule="auto"/>
        <w:jc w:val="both"/>
        <w:rPr>
          <w:rFonts w:ascii="Tahoma" w:hAnsi="Tahoma" w:cs="Tahoma"/>
          <w:sz w:val="22"/>
          <w:szCs w:val="22"/>
        </w:rPr>
      </w:pPr>
      <w:r w:rsidRPr="000D7E84">
        <w:rPr>
          <w:rFonts w:ascii="Tahoma" w:hAnsi="Tahoma" w:cs="Tahoma"/>
          <w:b/>
          <w:bCs/>
          <w:sz w:val="22"/>
          <w:szCs w:val="22"/>
        </w:rPr>
        <w:t>Comportamiento:</w:t>
      </w:r>
      <w:r w:rsidRPr="000D7E84">
        <w:rPr>
          <w:rFonts w:ascii="Tahoma" w:hAnsi="Tahoma" w:cs="Tahoma"/>
          <w:sz w:val="22"/>
          <w:szCs w:val="22"/>
        </w:rPr>
        <w:t xml:space="preserve"> Al colisionar con el jugador</w:t>
      </w:r>
      <w:r w:rsidR="00361BAB">
        <w:rPr>
          <w:rFonts w:ascii="Tahoma" w:hAnsi="Tahoma" w:cs="Tahoma"/>
          <w:sz w:val="22"/>
          <w:szCs w:val="22"/>
        </w:rPr>
        <w:t xml:space="preserve">, </w:t>
      </w:r>
      <w:r w:rsidRPr="000D7E84">
        <w:rPr>
          <w:rFonts w:ascii="Tahoma" w:hAnsi="Tahoma" w:cs="Tahoma"/>
          <w:sz w:val="22"/>
          <w:szCs w:val="22"/>
        </w:rPr>
        <w:t>el orbe desaparece</w:t>
      </w:r>
      <w:r w:rsidR="0009767D">
        <w:rPr>
          <w:rFonts w:ascii="Tahoma" w:hAnsi="Tahoma" w:cs="Tahoma"/>
          <w:sz w:val="22"/>
          <w:szCs w:val="22"/>
        </w:rPr>
        <w:t>rá</w:t>
      </w:r>
      <w:r w:rsidRPr="000D7E84">
        <w:rPr>
          <w:rFonts w:ascii="Tahoma" w:hAnsi="Tahoma" w:cs="Tahoma"/>
          <w:sz w:val="22"/>
          <w:szCs w:val="22"/>
        </w:rPr>
        <w:t xml:space="preserve"> y </w:t>
      </w:r>
      <w:r w:rsidR="00361BAB">
        <w:rPr>
          <w:rFonts w:ascii="Tahoma" w:hAnsi="Tahoma" w:cs="Tahoma"/>
          <w:sz w:val="22"/>
          <w:szCs w:val="22"/>
        </w:rPr>
        <w:t>restaura</w:t>
      </w:r>
      <w:r w:rsidR="0009767D">
        <w:rPr>
          <w:rFonts w:ascii="Tahoma" w:hAnsi="Tahoma" w:cs="Tahoma"/>
          <w:sz w:val="22"/>
          <w:szCs w:val="22"/>
        </w:rPr>
        <w:t>rá</w:t>
      </w:r>
      <w:r w:rsidR="00361BAB">
        <w:rPr>
          <w:rFonts w:ascii="Tahoma" w:hAnsi="Tahoma" w:cs="Tahoma"/>
          <w:sz w:val="22"/>
          <w:szCs w:val="22"/>
        </w:rPr>
        <w:t xml:space="preserve"> la salud.</w:t>
      </w:r>
    </w:p>
    <w:p w14:paraId="758C9DFC" w14:textId="7522A8AF" w:rsidR="000D7E84" w:rsidRPr="000D7E84" w:rsidRDefault="000D7E84" w:rsidP="00200077">
      <w:pPr>
        <w:pStyle w:val="NormalWeb"/>
        <w:numPr>
          <w:ilvl w:val="0"/>
          <w:numId w:val="36"/>
        </w:numPr>
        <w:spacing w:line="276" w:lineRule="auto"/>
        <w:jc w:val="both"/>
        <w:rPr>
          <w:rFonts w:ascii="Tahoma" w:hAnsi="Tahoma" w:cs="Tahoma"/>
          <w:sz w:val="22"/>
          <w:szCs w:val="22"/>
        </w:rPr>
      </w:pPr>
      <w:r w:rsidRPr="000D7E84">
        <w:rPr>
          <w:rFonts w:ascii="Tahoma" w:hAnsi="Tahoma" w:cs="Tahoma"/>
          <w:b/>
          <w:bCs/>
          <w:sz w:val="22"/>
          <w:szCs w:val="22"/>
        </w:rPr>
        <w:t>Ubicación:</w:t>
      </w:r>
      <w:r w:rsidRPr="000D7E84">
        <w:rPr>
          <w:rFonts w:ascii="Tahoma" w:hAnsi="Tahoma" w:cs="Tahoma"/>
          <w:sz w:val="22"/>
          <w:szCs w:val="22"/>
        </w:rPr>
        <w:t xml:space="preserve"> Se </w:t>
      </w:r>
      <w:r w:rsidR="0009767D">
        <w:rPr>
          <w:rFonts w:ascii="Tahoma" w:hAnsi="Tahoma" w:cs="Tahoma"/>
          <w:sz w:val="22"/>
          <w:szCs w:val="22"/>
        </w:rPr>
        <w:t>encontrarán</w:t>
      </w:r>
      <w:r w:rsidRPr="000D7E84">
        <w:rPr>
          <w:rFonts w:ascii="Tahoma" w:hAnsi="Tahoma" w:cs="Tahoma"/>
          <w:sz w:val="22"/>
          <w:szCs w:val="22"/>
        </w:rPr>
        <w:t xml:space="preserve"> </w:t>
      </w:r>
      <w:r w:rsidR="00361BAB">
        <w:rPr>
          <w:rFonts w:ascii="Tahoma" w:hAnsi="Tahoma" w:cs="Tahoma"/>
          <w:sz w:val="22"/>
          <w:szCs w:val="22"/>
        </w:rPr>
        <w:t>en zonas concretas del mapa y fácilmente visibles durante el avance por el nivel.</w:t>
      </w:r>
    </w:p>
    <w:p w14:paraId="2E95B440" w14:textId="77777777" w:rsidR="000D7E84" w:rsidRPr="000D7E84" w:rsidRDefault="000D7E84" w:rsidP="00C3240E">
      <w:pPr>
        <w:pStyle w:val="Heading2"/>
        <w:spacing w:line="276" w:lineRule="auto"/>
        <w:ind w:left="0"/>
        <w:jc w:val="both"/>
      </w:pPr>
      <w:bookmarkStart w:id="70" w:name="_Toc220786100"/>
      <w:bookmarkStart w:id="71" w:name="_Toc220865789"/>
      <w:bookmarkStart w:id="72" w:name="_Toc220957288"/>
      <w:bookmarkStart w:id="73" w:name="_Toc221381883"/>
      <w:r w:rsidRPr="000D7E84">
        <w:t>POTENCIADORES DE VIDA MÁXIMA</w:t>
      </w:r>
      <w:bookmarkEnd w:id="70"/>
      <w:bookmarkEnd w:id="71"/>
      <w:bookmarkEnd w:id="72"/>
      <w:bookmarkEnd w:id="73"/>
    </w:p>
    <w:p w14:paraId="4030BDB6" w14:textId="74FF6D3E" w:rsidR="000D7E84" w:rsidRPr="000D7E84" w:rsidRDefault="006F7B44" w:rsidP="33872E51">
      <w:pPr>
        <w:pStyle w:val="NormalWeb"/>
        <w:spacing w:beforeAutospacing="0" w:after="240" w:afterAutospacing="0" w:line="276" w:lineRule="auto"/>
        <w:jc w:val="both"/>
        <w:rPr>
          <w:rFonts w:ascii="Tahoma" w:hAnsi="Tahoma" w:cs="Tahoma"/>
          <w:sz w:val="22"/>
          <w:szCs w:val="22"/>
        </w:rPr>
      </w:pPr>
      <w:r>
        <w:rPr>
          <w:rFonts w:ascii="Tahoma" w:hAnsi="Tahoma" w:cs="Tahoma"/>
          <w:sz w:val="22"/>
          <w:szCs w:val="22"/>
        </w:rPr>
        <w:t>El</w:t>
      </w:r>
      <w:r w:rsidR="000D7E84" w:rsidRPr="000D7E84">
        <w:rPr>
          <w:rFonts w:ascii="Tahoma" w:hAnsi="Tahoma" w:cs="Tahoma"/>
          <w:sz w:val="22"/>
          <w:szCs w:val="22"/>
        </w:rPr>
        <w:t xml:space="preserve"> jugador puede aumentar su capacidad total de vida de forma permanente.</w:t>
      </w:r>
    </w:p>
    <w:p w14:paraId="28EACD61" w14:textId="6AE15AF2" w:rsidR="000D7E84" w:rsidRPr="000D7E84" w:rsidRDefault="002627BC" w:rsidP="004101EC">
      <w:pPr>
        <w:pStyle w:val="NormalWeb"/>
        <w:numPr>
          <w:ilvl w:val="0"/>
          <w:numId w:val="36"/>
        </w:numPr>
        <w:spacing w:beforeAutospacing="0" w:after="100" w:line="276" w:lineRule="auto"/>
        <w:jc w:val="both"/>
        <w:rPr>
          <w:rFonts w:ascii="Tahoma" w:hAnsi="Tahoma" w:cs="Tahoma"/>
          <w:sz w:val="22"/>
          <w:szCs w:val="22"/>
        </w:rPr>
      </w:pPr>
      <w:r w:rsidRPr="004101EC">
        <w:rPr>
          <w:rFonts w:ascii="Tahoma" w:hAnsi="Tahoma" w:cs="Tahoma"/>
          <w:b/>
          <w:bCs/>
          <w:sz w:val="22"/>
          <w:szCs w:val="22"/>
        </w:rPr>
        <w:t>Objeto</w:t>
      </w:r>
      <w:r w:rsidR="000D7E84" w:rsidRPr="004101EC">
        <w:rPr>
          <w:rFonts w:ascii="Tahoma" w:hAnsi="Tahoma" w:cs="Tahoma"/>
          <w:b/>
          <w:bCs/>
          <w:sz w:val="22"/>
          <w:szCs w:val="22"/>
        </w:rPr>
        <w:t>:</w:t>
      </w:r>
      <w:r w:rsidR="000D7E84" w:rsidRPr="000D7E84">
        <w:rPr>
          <w:rFonts w:ascii="Tahoma" w:hAnsi="Tahoma" w:cs="Tahoma"/>
          <w:sz w:val="22"/>
          <w:szCs w:val="22"/>
        </w:rPr>
        <w:t xml:space="preserve"> "Núcleo de Prisma".</w:t>
      </w:r>
    </w:p>
    <w:p w14:paraId="0185C7E0" w14:textId="626AD776" w:rsidR="006F7B44" w:rsidRPr="000D7E84" w:rsidRDefault="006F7B44" w:rsidP="004101EC">
      <w:pPr>
        <w:pStyle w:val="NormalWeb"/>
        <w:numPr>
          <w:ilvl w:val="0"/>
          <w:numId w:val="36"/>
        </w:numPr>
        <w:spacing w:beforeAutospacing="0" w:after="100" w:line="276" w:lineRule="auto"/>
        <w:jc w:val="both"/>
        <w:rPr>
          <w:rFonts w:ascii="Tahoma" w:hAnsi="Tahoma" w:cs="Tahoma"/>
          <w:sz w:val="22"/>
          <w:szCs w:val="22"/>
        </w:rPr>
      </w:pPr>
      <w:r w:rsidRPr="004101EC">
        <w:rPr>
          <w:rFonts w:ascii="Tahoma" w:hAnsi="Tahoma" w:cs="Tahoma"/>
          <w:b/>
          <w:bCs/>
          <w:sz w:val="22"/>
          <w:szCs w:val="22"/>
        </w:rPr>
        <w:t>Mecánica:</w:t>
      </w:r>
      <w:r w:rsidRPr="004101EC">
        <w:rPr>
          <w:rFonts w:ascii="Tahoma" w:hAnsi="Tahoma" w:cs="Tahoma"/>
          <w:sz w:val="22"/>
          <w:szCs w:val="22"/>
        </w:rPr>
        <w:t xml:space="preserve"> </w:t>
      </w:r>
      <w:r w:rsidRPr="006F7B44">
        <w:rPr>
          <w:rFonts w:ascii="Tahoma" w:hAnsi="Tahoma" w:cs="Tahoma"/>
          <w:sz w:val="22"/>
          <w:szCs w:val="22"/>
        </w:rPr>
        <w:t>Se obtiene al derrotar a un jefe</w:t>
      </w:r>
      <w:r w:rsidR="002627BC">
        <w:rPr>
          <w:rFonts w:ascii="Tahoma" w:hAnsi="Tahoma" w:cs="Tahoma"/>
          <w:sz w:val="22"/>
          <w:szCs w:val="22"/>
        </w:rPr>
        <w:t>.</w:t>
      </w:r>
    </w:p>
    <w:p w14:paraId="6E8E9DC9" w14:textId="0EBEDA70" w:rsidR="000D7E84" w:rsidRPr="000D7E84" w:rsidRDefault="000D7E84" w:rsidP="004101EC">
      <w:pPr>
        <w:pStyle w:val="NormalWeb"/>
        <w:numPr>
          <w:ilvl w:val="0"/>
          <w:numId w:val="36"/>
        </w:numPr>
        <w:spacing w:beforeAutospacing="0" w:line="276" w:lineRule="auto"/>
        <w:jc w:val="both"/>
        <w:rPr>
          <w:rFonts w:ascii="Tahoma" w:hAnsi="Tahoma" w:cs="Tahoma"/>
          <w:sz w:val="22"/>
          <w:szCs w:val="22"/>
        </w:rPr>
      </w:pPr>
      <w:r w:rsidRPr="004101EC">
        <w:rPr>
          <w:rFonts w:ascii="Tahoma" w:hAnsi="Tahoma" w:cs="Tahoma"/>
          <w:b/>
          <w:bCs/>
          <w:sz w:val="22"/>
          <w:szCs w:val="22"/>
        </w:rPr>
        <w:t>Efecto:</w:t>
      </w:r>
      <w:r w:rsidRPr="000D7E84">
        <w:rPr>
          <w:rFonts w:ascii="Tahoma" w:hAnsi="Tahoma" w:cs="Tahoma"/>
          <w:sz w:val="22"/>
          <w:szCs w:val="22"/>
        </w:rPr>
        <w:t xml:space="preserve"> Al recoger un Núcleo</w:t>
      </w:r>
      <w:r w:rsidR="006F7B44">
        <w:rPr>
          <w:rFonts w:ascii="Tahoma" w:hAnsi="Tahoma" w:cs="Tahoma"/>
          <w:sz w:val="22"/>
          <w:szCs w:val="22"/>
        </w:rPr>
        <w:t xml:space="preserve"> la vida máxima aumenta en 1</w:t>
      </w:r>
      <w:r w:rsidRPr="000D7E84">
        <w:rPr>
          <w:rFonts w:ascii="Tahoma" w:hAnsi="Tahoma" w:cs="Tahoma"/>
          <w:sz w:val="22"/>
          <w:szCs w:val="22"/>
        </w:rPr>
        <w:t xml:space="preserve"> y se rellena la salud al máximo instantáneamente.</w:t>
      </w:r>
    </w:p>
    <w:p w14:paraId="70480C59" w14:textId="75D1F416" w:rsidR="000D7E84" w:rsidRPr="000D7E84" w:rsidRDefault="000D7E84" w:rsidP="00C3240E">
      <w:pPr>
        <w:pStyle w:val="Heading2"/>
        <w:spacing w:line="276" w:lineRule="auto"/>
        <w:ind w:left="0"/>
        <w:jc w:val="both"/>
      </w:pPr>
      <w:bookmarkStart w:id="74" w:name="_Toc220786101"/>
      <w:bookmarkStart w:id="75" w:name="_Toc220865790"/>
      <w:bookmarkStart w:id="76" w:name="_Toc220957289"/>
      <w:bookmarkStart w:id="77" w:name="_Toc221381884"/>
      <w:r w:rsidRPr="000D7E84">
        <w:t>ALERTAS DE ESTADO CRÍTICO</w:t>
      </w:r>
      <w:bookmarkEnd w:id="74"/>
      <w:bookmarkEnd w:id="75"/>
      <w:bookmarkEnd w:id="76"/>
      <w:bookmarkEnd w:id="77"/>
    </w:p>
    <w:p w14:paraId="170E9491" w14:textId="69028E65" w:rsidR="000D7E84" w:rsidRPr="000D7E84" w:rsidRDefault="000D7E84" w:rsidP="33872E51">
      <w:pPr>
        <w:pStyle w:val="NormalWeb"/>
        <w:spacing w:beforeAutospacing="0" w:afterAutospacing="0" w:line="276" w:lineRule="auto"/>
        <w:jc w:val="both"/>
        <w:rPr>
          <w:rFonts w:ascii="Tahoma" w:hAnsi="Tahoma" w:cs="Tahoma"/>
          <w:sz w:val="22"/>
          <w:szCs w:val="22"/>
        </w:rPr>
      </w:pPr>
      <w:r w:rsidRPr="000D7E84">
        <w:rPr>
          <w:rFonts w:ascii="Tahoma" w:hAnsi="Tahoma" w:cs="Tahoma"/>
          <w:sz w:val="22"/>
          <w:szCs w:val="22"/>
        </w:rPr>
        <w:t xml:space="preserve">Cuando la salud del jugador se reduce a </w:t>
      </w:r>
      <w:r w:rsidRPr="000D7E84">
        <w:rPr>
          <w:rFonts w:ascii="Tahoma" w:hAnsi="Tahoma" w:cs="Tahoma"/>
          <w:b/>
          <w:bCs/>
          <w:sz w:val="22"/>
          <w:szCs w:val="22"/>
        </w:rPr>
        <w:t>1 solo punto</w:t>
      </w:r>
      <w:r w:rsidRPr="000D7E84">
        <w:rPr>
          <w:rFonts w:ascii="Tahoma" w:hAnsi="Tahoma" w:cs="Tahoma"/>
          <w:sz w:val="22"/>
          <w:szCs w:val="22"/>
        </w:rPr>
        <w:t>, el juego proporciona feedback visual:</w:t>
      </w:r>
    </w:p>
    <w:p w14:paraId="1EE5D910" w14:textId="7E3AACCE" w:rsidR="000D7E84" w:rsidRPr="004101EC" w:rsidRDefault="000D7E84" w:rsidP="004101EC">
      <w:pPr>
        <w:pStyle w:val="NormalWeb"/>
        <w:numPr>
          <w:ilvl w:val="0"/>
          <w:numId w:val="27"/>
        </w:numPr>
        <w:spacing w:beforeAutospacing="0" w:afterAutospacing="0" w:line="276" w:lineRule="auto"/>
        <w:jc w:val="both"/>
        <w:rPr>
          <w:rFonts w:ascii="Tahoma" w:hAnsi="Tahoma" w:cs="Tahoma"/>
          <w:sz w:val="22"/>
          <w:szCs w:val="22"/>
        </w:rPr>
      </w:pPr>
      <w:r w:rsidRPr="000D7E84">
        <w:rPr>
          <w:rFonts w:ascii="Tahoma" w:hAnsi="Tahoma" w:cs="Tahoma"/>
          <w:b/>
          <w:bCs/>
          <w:sz w:val="22"/>
          <w:szCs w:val="22"/>
        </w:rPr>
        <w:t>Post-Procesado Visual:</w:t>
      </w:r>
      <w:r w:rsidR="004101EC">
        <w:rPr>
          <w:rFonts w:ascii="Tahoma" w:hAnsi="Tahoma" w:cs="Tahoma"/>
          <w:sz w:val="22"/>
          <w:szCs w:val="22"/>
        </w:rPr>
        <w:t xml:space="preserve"> </w:t>
      </w:r>
      <w:r w:rsidRPr="004101EC">
        <w:rPr>
          <w:rFonts w:ascii="Tahoma" w:hAnsi="Tahoma" w:cs="Tahoma"/>
          <w:sz w:val="22"/>
          <w:szCs w:val="22"/>
        </w:rPr>
        <w:t>Aparece</w:t>
      </w:r>
      <w:r w:rsidR="00912241" w:rsidRPr="004101EC">
        <w:rPr>
          <w:rFonts w:ascii="Tahoma" w:hAnsi="Tahoma" w:cs="Tahoma"/>
          <w:sz w:val="22"/>
          <w:szCs w:val="22"/>
        </w:rPr>
        <w:t>rá</w:t>
      </w:r>
      <w:r w:rsidRPr="004101EC">
        <w:rPr>
          <w:rFonts w:ascii="Tahoma" w:hAnsi="Tahoma" w:cs="Tahoma"/>
          <w:sz w:val="22"/>
          <w:szCs w:val="22"/>
        </w:rPr>
        <w:t xml:space="preserve"> un </w:t>
      </w:r>
      <w:r w:rsidR="00912241" w:rsidRPr="004101EC">
        <w:rPr>
          <w:rFonts w:ascii="Tahoma" w:hAnsi="Tahoma" w:cs="Tahoma"/>
          <w:sz w:val="22"/>
          <w:szCs w:val="22"/>
        </w:rPr>
        <w:t>efecto visual de</w:t>
      </w:r>
      <w:r w:rsidRPr="004101EC">
        <w:rPr>
          <w:rFonts w:ascii="Tahoma" w:hAnsi="Tahoma" w:cs="Tahoma"/>
          <w:sz w:val="22"/>
          <w:szCs w:val="22"/>
        </w:rPr>
        <w:t xml:space="preserve"> color rojo oscuro o negro en l</w:t>
      </w:r>
      <w:r w:rsidR="00912241" w:rsidRPr="004101EC">
        <w:rPr>
          <w:rFonts w:ascii="Tahoma" w:hAnsi="Tahoma" w:cs="Tahoma"/>
          <w:sz w:val="22"/>
          <w:szCs w:val="22"/>
        </w:rPr>
        <w:t>a vida del personaje.</w:t>
      </w:r>
    </w:p>
    <w:p w14:paraId="0A0A26A2" w14:textId="0736B8A9" w:rsidR="000D7E84" w:rsidRPr="004101EC" w:rsidRDefault="000D7E84" w:rsidP="004101EC">
      <w:pPr>
        <w:pStyle w:val="NormalWeb"/>
        <w:numPr>
          <w:ilvl w:val="0"/>
          <w:numId w:val="27"/>
        </w:numPr>
        <w:spacing w:beforeAutospacing="0" w:afterAutospacing="0" w:line="276" w:lineRule="auto"/>
        <w:jc w:val="both"/>
        <w:rPr>
          <w:rFonts w:ascii="Tahoma" w:hAnsi="Tahoma" w:cs="Tahoma"/>
          <w:sz w:val="22"/>
          <w:szCs w:val="22"/>
        </w:rPr>
      </w:pPr>
      <w:r w:rsidRPr="000D7E84">
        <w:rPr>
          <w:rFonts w:ascii="Tahoma" w:hAnsi="Tahoma" w:cs="Tahoma"/>
          <w:b/>
          <w:bCs/>
          <w:sz w:val="22"/>
          <w:szCs w:val="22"/>
        </w:rPr>
        <w:t>Audio:</w:t>
      </w:r>
      <w:r w:rsidR="004101EC">
        <w:rPr>
          <w:rFonts w:ascii="Tahoma" w:hAnsi="Tahoma" w:cs="Tahoma"/>
          <w:sz w:val="22"/>
          <w:szCs w:val="22"/>
        </w:rPr>
        <w:t xml:space="preserve"> </w:t>
      </w:r>
      <w:r w:rsidRPr="004101EC">
        <w:rPr>
          <w:rFonts w:ascii="Tahoma" w:hAnsi="Tahoma" w:cs="Tahoma"/>
          <w:sz w:val="22"/>
          <w:szCs w:val="22"/>
        </w:rPr>
        <w:t xml:space="preserve">La música de fondo </w:t>
      </w:r>
      <w:r w:rsidR="008301CE" w:rsidRPr="004101EC">
        <w:rPr>
          <w:rFonts w:ascii="Tahoma" w:hAnsi="Tahoma" w:cs="Tahoma"/>
          <w:sz w:val="22"/>
          <w:szCs w:val="22"/>
        </w:rPr>
        <w:t xml:space="preserve">se </w:t>
      </w:r>
      <w:r w:rsidR="00912241" w:rsidRPr="004101EC">
        <w:rPr>
          <w:rFonts w:ascii="Tahoma" w:hAnsi="Tahoma" w:cs="Tahoma"/>
          <w:sz w:val="22"/>
          <w:szCs w:val="22"/>
        </w:rPr>
        <w:t>reducirá</w:t>
      </w:r>
      <w:r w:rsidRPr="004101EC">
        <w:rPr>
          <w:rFonts w:ascii="Tahoma" w:hAnsi="Tahoma" w:cs="Tahoma"/>
          <w:sz w:val="22"/>
          <w:szCs w:val="22"/>
        </w:rPr>
        <w:t xml:space="preserve"> ligerament</w:t>
      </w:r>
      <w:r w:rsidR="008301CE" w:rsidRPr="004101EC">
        <w:rPr>
          <w:rFonts w:ascii="Tahoma" w:hAnsi="Tahoma" w:cs="Tahoma"/>
          <w:sz w:val="22"/>
          <w:szCs w:val="22"/>
        </w:rPr>
        <w:t>e</w:t>
      </w:r>
      <w:r w:rsidR="00113DD5" w:rsidRPr="004101EC">
        <w:rPr>
          <w:rFonts w:ascii="Tahoma" w:hAnsi="Tahoma" w:cs="Tahoma"/>
          <w:sz w:val="22"/>
          <w:szCs w:val="22"/>
        </w:rPr>
        <w:t>.</w:t>
      </w:r>
    </w:p>
    <w:p w14:paraId="589A4828" w14:textId="0A452065" w:rsidR="00EF5327" w:rsidRPr="004101EC" w:rsidRDefault="00C17C83" w:rsidP="004101EC">
      <w:pPr>
        <w:pStyle w:val="NormalWeb"/>
        <w:numPr>
          <w:ilvl w:val="0"/>
          <w:numId w:val="27"/>
        </w:numPr>
        <w:spacing w:beforeAutospacing="0" w:afterAutospacing="0" w:line="276" w:lineRule="auto"/>
        <w:jc w:val="both"/>
        <w:rPr>
          <w:rFonts w:ascii="Tahoma" w:hAnsi="Tahoma" w:cs="Tahoma"/>
          <w:sz w:val="22"/>
          <w:szCs w:val="22"/>
        </w:rPr>
      </w:pPr>
      <w:r>
        <w:rPr>
          <w:rFonts w:ascii="Tahoma" w:hAnsi="Tahoma" w:cs="Tahoma"/>
          <w:b/>
          <w:bCs/>
          <w:sz w:val="22"/>
          <w:szCs w:val="22"/>
        </w:rPr>
        <w:t>Personaje</w:t>
      </w:r>
      <w:r w:rsidR="000D7E84" w:rsidRPr="000D7E84">
        <w:rPr>
          <w:rFonts w:ascii="Tahoma" w:hAnsi="Tahoma" w:cs="Tahoma"/>
          <w:b/>
          <w:bCs/>
          <w:sz w:val="22"/>
          <w:szCs w:val="22"/>
        </w:rPr>
        <w:t>:</w:t>
      </w:r>
      <w:r w:rsidR="004101EC">
        <w:rPr>
          <w:rFonts w:ascii="Tahoma" w:hAnsi="Tahoma" w:cs="Tahoma"/>
          <w:sz w:val="22"/>
          <w:szCs w:val="22"/>
        </w:rPr>
        <w:t xml:space="preserve"> </w:t>
      </w:r>
      <w:r w:rsidR="000D7E84" w:rsidRPr="004101EC">
        <w:rPr>
          <w:rFonts w:ascii="Tahoma" w:hAnsi="Tahoma" w:cs="Tahoma"/>
          <w:sz w:val="22"/>
          <w:szCs w:val="22"/>
        </w:rPr>
        <w:t xml:space="preserve">El sprite de Iris </w:t>
      </w:r>
      <w:r w:rsidR="009127DA" w:rsidRPr="004101EC">
        <w:rPr>
          <w:rFonts w:ascii="Tahoma" w:hAnsi="Tahoma" w:cs="Tahoma"/>
          <w:sz w:val="22"/>
          <w:szCs w:val="22"/>
        </w:rPr>
        <w:t>reducirá</w:t>
      </w:r>
      <w:r w:rsidR="000D7E84" w:rsidRPr="004101EC">
        <w:rPr>
          <w:rFonts w:ascii="Tahoma" w:hAnsi="Tahoma" w:cs="Tahoma"/>
          <w:sz w:val="22"/>
          <w:szCs w:val="22"/>
        </w:rPr>
        <w:t xml:space="preserve"> su luminosidad natural.</w:t>
      </w:r>
    </w:p>
    <w:p w14:paraId="577636DA" w14:textId="77777777" w:rsidR="00F0446E" w:rsidRDefault="00F0446E" w:rsidP="00C3240E">
      <w:pPr>
        <w:spacing w:before="126" w:line="276" w:lineRule="auto"/>
        <w:jc w:val="both"/>
        <w:rPr>
          <w:b/>
          <w:bCs/>
          <w:iCs/>
          <w:spacing w:val="-2"/>
        </w:rPr>
      </w:pPr>
      <w:r>
        <w:rPr>
          <w:b/>
          <w:bCs/>
          <w:iCs/>
          <w:spacing w:val="-2"/>
        </w:rPr>
        <w:t>MUERTE</w:t>
      </w:r>
    </w:p>
    <w:p w14:paraId="5CC2BEEC" w14:textId="79F459A6" w:rsidR="00EF5327" w:rsidRPr="007224C8" w:rsidRDefault="00F0446E" w:rsidP="00C3240E">
      <w:pPr>
        <w:pStyle w:val="ListParagraph"/>
        <w:numPr>
          <w:ilvl w:val="0"/>
          <w:numId w:val="27"/>
        </w:numPr>
        <w:spacing w:before="126" w:line="276" w:lineRule="auto"/>
        <w:jc w:val="both"/>
      </w:pPr>
      <w:r w:rsidRPr="00F0446E">
        <w:rPr>
          <w:iCs/>
          <w:spacing w:val="-2"/>
        </w:rPr>
        <w:t>P</w:t>
      </w:r>
      <w:r w:rsidR="00334ED5" w:rsidRPr="00F0446E">
        <w:rPr>
          <w:iCs/>
          <w:spacing w:val="-2"/>
        </w:rPr>
        <w:t>or</w:t>
      </w:r>
      <w:r w:rsidR="00687F5D" w:rsidRPr="00F0446E">
        <w:rPr>
          <w:iCs/>
          <w:spacing w:val="-2"/>
        </w:rPr>
        <w:t xml:space="preserve"> </w:t>
      </w:r>
      <w:r w:rsidRPr="00F0446E">
        <w:rPr>
          <w:iCs/>
          <w:spacing w:val="-2"/>
        </w:rPr>
        <w:t>ataques</w:t>
      </w:r>
      <w:r w:rsidR="00687F5D" w:rsidRPr="00F0446E">
        <w:rPr>
          <w:iCs/>
          <w:spacing w:val="-2"/>
        </w:rPr>
        <w:t xml:space="preserve"> con los enemigos </w:t>
      </w:r>
      <w:r w:rsidR="00B05C1F">
        <w:rPr>
          <w:iCs/>
          <w:spacing w:val="-2"/>
        </w:rPr>
        <w:t>hasta perder todos los corazones.</w:t>
      </w:r>
    </w:p>
    <w:p w14:paraId="36234F55" w14:textId="72DEC580" w:rsidR="00EF5327" w:rsidRPr="00B05C1F" w:rsidRDefault="00F0446E" w:rsidP="00C3240E">
      <w:pPr>
        <w:pStyle w:val="ListParagraph"/>
        <w:numPr>
          <w:ilvl w:val="0"/>
          <w:numId w:val="27"/>
        </w:numPr>
        <w:spacing w:before="126" w:line="276" w:lineRule="auto"/>
        <w:jc w:val="both"/>
      </w:pPr>
      <w:r w:rsidRPr="00B05C1F">
        <w:rPr>
          <w:iCs/>
          <w:spacing w:val="-2"/>
        </w:rPr>
        <w:t>Muerte instantánea: Caer al vacío/lava</w:t>
      </w:r>
      <w:r w:rsidR="00B05C1F" w:rsidRPr="00B05C1F">
        <w:rPr>
          <w:iCs/>
          <w:spacing w:val="-2"/>
        </w:rPr>
        <w:t>, aplastamiento</w:t>
      </w:r>
      <w:r w:rsidR="00E9248D" w:rsidRPr="00B05C1F">
        <w:rPr>
          <w:iCs/>
          <w:spacing w:val="-2"/>
        </w:rPr>
        <w:t>.</w:t>
      </w:r>
    </w:p>
    <w:p w14:paraId="1EC78787" w14:textId="6B6E0D7D" w:rsidR="00EF5327" w:rsidRDefault="00EF5327" w:rsidP="00B05C1F">
      <w:pPr>
        <w:pStyle w:val="ListParagraph"/>
        <w:tabs>
          <w:tab w:val="left" w:pos="1648"/>
        </w:tabs>
        <w:spacing w:line="241" w:lineRule="exact"/>
        <w:ind w:left="1648" w:firstLine="0"/>
        <w:rPr>
          <w:sz w:val="20"/>
          <w:szCs w:val="20"/>
        </w:rPr>
      </w:pPr>
    </w:p>
    <w:p w14:paraId="6CA1BBFF" w14:textId="1AF1D1F5" w:rsidR="004704DA" w:rsidRDefault="00B05C1F" w:rsidP="00B05C1F">
      <w:pPr>
        <w:pStyle w:val="BodyText"/>
        <w:spacing w:before="118"/>
        <w:ind w:left="0" w:firstLine="0"/>
      </w:pPr>
      <w:r w:rsidRPr="0068452D">
        <w:rPr>
          <w:b/>
          <w:bCs/>
          <w:spacing w:val="-2"/>
          <w:sz w:val="22"/>
          <w:szCs w:val="22"/>
        </w:rPr>
        <w:t>CHECKPOINTS</w:t>
      </w:r>
      <w:r w:rsidR="00334ED5" w:rsidRPr="0068452D">
        <w:rPr>
          <w:b/>
          <w:bCs/>
          <w:spacing w:val="-2"/>
          <w:sz w:val="22"/>
          <w:szCs w:val="22"/>
        </w:rPr>
        <w:t xml:space="preserve"> </w:t>
      </w:r>
    </w:p>
    <w:p w14:paraId="591A5708" w14:textId="77777777" w:rsidR="00E53330" w:rsidRDefault="00E53330" w:rsidP="00846619">
      <w:pPr>
        <w:pStyle w:val="Heading1"/>
        <w:rPr>
          <w:b w:val="0"/>
          <w:bCs w:val="0"/>
          <w:color w:val="auto"/>
          <w:spacing w:val="-2"/>
          <w:sz w:val="22"/>
          <w:szCs w:val="22"/>
          <w:u w:val="none"/>
        </w:rPr>
      </w:pPr>
    </w:p>
    <w:p w14:paraId="668F41D2" w14:textId="23F3C005" w:rsidR="00D21E3D" w:rsidRPr="00E53330" w:rsidRDefault="00E53330" w:rsidP="004101EC">
      <w:pPr>
        <w:spacing w:line="276" w:lineRule="auto"/>
        <w:jc w:val="both"/>
      </w:pPr>
      <w:r w:rsidRPr="00E53330">
        <w:t>Cada nivel contará con un checkpoint fijo ubicado inmediatamente después de derrotar a Umbra, El Emisario del Vacío. Esto asegura que el jugador no tenga que repetir el encuentro con el mini-jefe tras morir en la segunda mitad del nivel, manteniendo un ritmo de juego fluido y reduciendo la frustración. Adicionalmente, dependiendo de la longitud específica de cada nivel, podrán añadirse checkpoints adicionales en secciones clave antes del encuentro con Umbra.</w:t>
      </w:r>
    </w:p>
    <w:p w14:paraId="7A3B9A96" w14:textId="77777777" w:rsidR="00462E23" w:rsidRDefault="00462E23" w:rsidP="00846619">
      <w:pPr>
        <w:pStyle w:val="Heading1"/>
      </w:pPr>
    </w:p>
    <w:p w14:paraId="73D4D64D" w14:textId="631E2DBA" w:rsidR="00EF5327" w:rsidRDefault="00E9248D" w:rsidP="00846619">
      <w:pPr>
        <w:pStyle w:val="Heading1"/>
        <w:rPr>
          <w:u w:val="none"/>
        </w:rPr>
      </w:pPr>
      <w:bookmarkStart w:id="78" w:name="_bookmark20"/>
      <w:bookmarkStart w:id="79" w:name="_bookmark21"/>
      <w:bookmarkStart w:id="80" w:name="_bookmark22"/>
      <w:bookmarkStart w:id="81" w:name="_Toc221381885"/>
      <w:bookmarkEnd w:id="78"/>
      <w:bookmarkEnd w:id="79"/>
      <w:bookmarkEnd w:id="80"/>
      <w:r>
        <w:t>PERSONAJES</w:t>
      </w:r>
      <w:r>
        <w:rPr>
          <w:spacing w:val="24"/>
        </w:rPr>
        <w:t xml:space="preserve"> </w:t>
      </w:r>
      <w:r>
        <w:t>PRINCIPALES</w:t>
      </w:r>
      <w:r>
        <w:rPr>
          <w:spacing w:val="25"/>
        </w:rPr>
        <w:t xml:space="preserve"> </w:t>
      </w:r>
      <w:r>
        <w:t>DE</w:t>
      </w:r>
      <w:r>
        <w:rPr>
          <w:spacing w:val="25"/>
        </w:rPr>
        <w:t xml:space="preserve"> </w:t>
      </w:r>
      <w:r>
        <w:t>LA</w:t>
      </w:r>
      <w:r>
        <w:rPr>
          <w:spacing w:val="21"/>
        </w:rPr>
        <w:t xml:space="preserve"> </w:t>
      </w:r>
      <w:r>
        <w:rPr>
          <w:spacing w:val="-2"/>
        </w:rPr>
        <w:t>HISTORIA</w:t>
      </w:r>
      <w:bookmarkEnd w:id="81"/>
    </w:p>
    <w:p w14:paraId="0C4BC9C3" w14:textId="77777777" w:rsidR="00113DD5" w:rsidRDefault="00113DD5" w:rsidP="00A951C0">
      <w:pPr>
        <w:tabs>
          <w:tab w:val="left" w:pos="1288"/>
        </w:tabs>
        <w:rPr>
          <w:sz w:val="20"/>
          <w:szCs w:val="20"/>
        </w:rPr>
      </w:pPr>
    </w:p>
    <w:p w14:paraId="31399615" w14:textId="77777777" w:rsidR="00113DD5" w:rsidRPr="00113DD5" w:rsidRDefault="00113DD5" w:rsidP="00C3240E">
      <w:pPr>
        <w:tabs>
          <w:tab w:val="left" w:pos="1288"/>
        </w:tabs>
        <w:spacing w:line="276" w:lineRule="auto"/>
        <w:jc w:val="both"/>
        <w:rPr>
          <w:b/>
          <w:bCs/>
        </w:rPr>
      </w:pPr>
      <w:r w:rsidRPr="00113DD5">
        <w:rPr>
          <w:b/>
          <w:bCs/>
        </w:rPr>
        <w:t>1. La Fuente Cromática (La Estatua)</w:t>
      </w:r>
    </w:p>
    <w:p w14:paraId="093F76A7" w14:textId="54214E64" w:rsidR="00113DD5" w:rsidRPr="00113DD5" w:rsidRDefault="00113DD5" w:rsidP="00C3240E">
      <w:pPr>
        <w:tabs>
          <w:tab w:val="left" w:pos="1288"/>
        </w:tabs>
        <w:spacing w:line="276" w:lineRule="auto"/>
        <w:jc w:val="both"/>
      </w:pPr>
      <w:r w:rsidRPr="009E093B">
        <w:rPr>
          <w:b/>
          <w:bCs/>
        </w:rPr>
        <w:t>Rol</w:t>
      </w:r>
      <w:r w:rsidRPr="009E093B">
        <w:t>:</w:t>
      </w:r>
      <w:r w:rsidRPr="00113DD5">
        <w:t xml:space="preserve"> Aliado</w:t>
      </w:r>
      <w:r w:rsidR="009E093B">
        <w:t>.</w:t>
      </w:r>
    </w:p>
    <w:p w14:paraId="62B7A208" w14:textId="77777777" w:rsidR="00113DD5" w:rsidRPr="00113DD5" w:rsidRDefault="00113DD5" w:rsidP="00C3240E">
      <w:pPr>
        <w:numPr>
          <w:ilvl w:val="0"/>
          <w:numId w:val="39"/>
        </w:numPr>
        <w:tabs>
          <w:tab w:val="left" w:pos="1288"/>
        </w:tabs>
        <w:spacing w:line="276" w:lineRule="auto"/>
        <w:jc w:val="both"/>
      </w:pPr>
      <w:r w:rsidRPr="00113DD5">
        <w:rPr>
          <w:b/>
          <w:bCs/>
        </w:rPr>
        <w:t>Descripción:</w:t>
      </w:r>
      <w:r w:rsidRPr="00113DD5">
        <w:t xml:space="preserve"> Una antigua estatua de piedra agrietada situada en el centro de las ruinas del inicio. Aunque inmóvil, emite una tenue pulsación de luz y se comunica telepáticamente con Iris. Representa la memoria del mundo antes de perder el color.</w:t>
      </w:r>
    </w:p>
    <w:p w14:paraId="39D0040B" w14:textId="67965FA7" w:rsidR="00113DD5" w:rsidRPr="00113DD5" w:rsidRDefault="00113DD5" w:rsidP="00C3240E">
      <w:pPr>
        <w:numPr>
          <w:ilvl w:val="0"/>
          <w:numId w:val="39"/>
        </w:numPr>
        <w:tabs>
          <w:tab w:val="left" w:pos="1288"/>
        </w:tabs>
        <w:spacing w:line="276" w:lineRule="auto"/>
        <w:jc w:val="both"/>
      </w:pPr>
      <w:r w:rsidRPr="00113DD5">
        <w:rPr>
          <w:b/>
          <w:bCs/>
        </w:rPr>
        <w:t>Relación con el jugador:</w:t>
      </w:r>
      <w:r w:rsidRPr="00113DD5">
        <w:t xml:space="preserve"> Es la creadora y guía de Iris. Act</w:t>
      </w:r>
      <w:r w:rsidR="009E093B">
        <w:t>uará</w:t>
      </w:r>
      <w:r w:rsidRPr="00113DD5">
        <w:t xml:space="preserve"> como mentora durante el </w:t>
      </w:r>
      <w:r w:rsidRPr="00113DD5">
        <w:rPr>
          <w:b/>
          <w:bCs/>
        </w:rPr>
        <w:t>Tutorial</w:t>
      </w:r>
      <w:r w:rsidRPr="00113DD5">
        <w:t>, explicando los controles básicos y el objetivo final de la aventura. No tiene presencia física en combate.</w:t>
      </w:r>
    </w:p>
    <w:p w14:paraId="7C37EC7D" w14:textId="77777777" w:rsidR="00113DD5" w:rsidRDefault="00113DD5" w:rsidP="00C3240E">
      <w:pPr>
        <w:numPr>
          <w:ilvl w:val="0"/>
          <w:numId w:val="39"/>
        </w:numPr>
        <w:tabs>
          <w:tab w:val="left" w:pos="1288"/>
        </w:tabs>
        <w:spacing w:line="276" w:lineRule="auto"/>
        <w:jc w:val="both"/>
      </w:pPr>
      <w:r w:rsidRPr="00113DD5">
        <w:rPr>
          <w:b/>
          <w:bCs/>
        </w:rPr>
        <w:t>¿Dónde aparece?:</w:t>
      </w:r>
      <w:r w:rsidRPr="00113DD5">
        <w:t xml:space="preserve"> Exclusivamente en la </w:t>
      </w:r>
      <w:r w:rsidRPr="00113DD5">
        <w:rPr>
          <w:b/>
          <w:bCs/>
        </w:rPr>
        <w:t>Zona de Inicio (Ruinas de la Fuente)</w:t>
      </w:r>
      <w:r w:rsidRPr="00113DD5">
        <w:t>.</w:t>
      </w:r>
    </w:p>
    <w:p w14:paraId="7B94B9DD" w14:textId="77777777" w:rsidR="00E67FD6" w:rsidRPr="00113DD5" w:rsidRDefault="00E67FD6" w:rsidP="00C3240E">
      <w:pPr>
        <w:tabs>
          <w:tab w:val="left" w:pos="1288"/>
        </w:tabs>
        <w:spacing w:line="276" w:lineRule="auto"/>
        <w:ind w:left="720"/>
        <w:jc w:val="both"/>
      </w:pPr>
    </w:p>
    <w:p w14:paraId="08787717" w14:textId="5C178AB3" w:rsidR="00113DD5" w:rsidRPr="00113DD5" w:rsidRDefault="00113DD5" w:rsidP="00C3240E">
      <w:pPr>
        <w:tabs>
          <w:tab w:val="left" w:pos="1288"/>
        </w:tabs>
        <w:spacing w:line="276" w:lineRule="auto"/>
        <w:jc w:val="both"/>
        <w:rPr>
          <w:b/>
          <w:bCs/>
        </w:rPr>
      </w:pPr>
      <w:r w:rsidRPr="00113DD5">
        <w:rPr>
          <w:b/>
          <w:bCs/>
        </w:rPr>
        <w:t>2. El Vacío</w:t>
      </w:r>
    </w:p>
    <w:p w14:paraId="107D749E" w14:textId="77777777" w:rsidR="00113DD5" w:rsidRPr="00113DD5" w:rsidRDefault="00113DD5" w:rsidP="00C3240E">
      <w:pPr>
        <w:tabs>
          <w:tab w:val="left" w:pos="1288"/>
        </w:tabs>
        <w:spacing w:line="276" w:lineRule="auto"/>
        <w:jc w:val="both"/>
      </w:pPr>
      <w:r w:rsidRPr="00113DD5">
        <w:rPr>
          <w:b/>
          <w:bCs/>
        </w:rPr>
        <w:t>Rol:</w:t>
      </w:r>
      <w:r w:rsidRPr="00113DD5">
        <w:t xml:space="preserve"> Villano Principal / Antagonista.</w:t>
      </w:r>
    </w:p>
    <w:p w14:paraId="37EF7AE9" w14:textId="1E09F08B" w:rsidR="00113DD5" w:rsidRPr="00113DD5" w:rsidRDefault="00113DD5" w:rsidP="00C3240E">
      <w:pPr>
        <w:numPr>
          <w:ilvl w:val="0"/>
          <w:numId w:val="40"/>
        </w:numPr>
        <w:tabs>
          <w:tab w:val="left" w:pos="1288"/>
        </w:tabs>
        <w:spacing w:line="276" w:lineRule="auto"/>
        <w:jc w:val="both"/>
      </w:pPr>
      <w:r w:rsidRPr="00113DD5">
        <w:rPr>
          <w:b/>
          <w:bCs/>
        </w:rPr>
        <w:t>Descripción:</w:t>
      </w:r>
      <w:r w:rsidRPr="00113DD5">
        <w:t xml:space="preserve"> Una entidad de </w:t>
      </w:r>
      <w:r w:rsidR="001A428C">
        <w:t>oscuridad</w:t>
      </w:r>
      <w:r w:rsidRPr="00113DD5">
        <w:t xml:space="preserve"> pura sin forma biológica definida. Se </w:t>
      </w:r>
      <w:r w:rsidR="00000866" w:rsidRPr="00113DD5">
        <w:t>manif</w:t>
      </w:r>
      <w:r w:rsidR="00000866">
        <w:t xml:space="preserve">estará </w:t>
      </w:r>
      <w:r w:rsidRPr="00113DD5">
        <w:t>como una masa oscura estática y ausen</w:t>
      </w:r>
      <w:r w:rsidR="00000866">
        <w:t>te</w:t>
      </w:r>
      <w:r w:rsidRPr="00113DD5">
        <w:t xml:space="preserve"> de luz. Su objetivo es llevar al universo a un estado de "cero absoluto" (la nada).</w:t>
      </w:r>
      <w:r w:rsidR="00B856DD">
        <w:t xml:space="preserve"> </w:t>
      </w:r>
    </w:p>
    <w:p w14:paraId="794B083E" w14:textId="4C78A4E5" w:rsidR="00113DD5" w:rsidRPr="00113DD5" w:rsidRDefault="00113DD5" w:rsidP="00C3240E">
      <w:pPr>
        <w:numPr>
          <w:ilvl w:val="0"/>
          <w:numId w:val="40"/>
        </w:numPr>
        <w:tabs>
          <w:tab w:val="left" w:pos="1288"/>
        </w:tabs>
        <w:spacing w:line="276" w:lineRule="auto"/>
        <w:jc w:val="both"/>
      </w:pPr>
      <w:r w:rsidRPr="00113DD5">
        <w:rPr>
          <w:b/>
          <w:bCs/>
        </w:rPr>
        <w:t>Relación con el jugador:</w:t>
      </w:r>
      <w:r w:rsidRPr="00113DD5">
        <w:t xml:space="preserve"> Es la antítesis de Iris (Némesis). Mientras el jugador construye y colorea, el Vacío borra y consume. </w:t>
      </w:r>
      <w:r w:rsidR="00C15472">
        <w:t xml:space="preserve">Se manifiesta en forma de Umbra para detener el avance de Iris en cada nivel. </w:t>
      </w:r>
      <w:r w:rsidR="00D01A36">
        <w:t>En</w:t>
      </w:r>
      <w:r w:rsidRPr="00113DD5">
        <w:t xml:space="preserve"> el </w:t>
      </w:r>
      <w:r w:rsidR="00D01A36">
        <w:t>final del juego</w:t>
      </w:r>
      <w:r w:rsidRPr="00113DD5">
        <w:t xml:space="preserve"> se </w:t>
      </w:r>
      <w:r w:rsidR="00D266E9">
        <w:t>manifestará</w:t>
      </w:r>
      <w:r w:rsidRPr="00113DD5">
        <w:t xml:space="preserve"> </w:t>
      </w:r>
      <w:r w:rsidR="00C15472">
        <w:t>en su forma definitiva</w:t>
      </w:r>
      <w:r w:rsidRPr="00113DD5">
        <w:t>.</w:t>
      </w:r>
    </w:p>
    <w:p w14:paraId="43C6057F" w14:textId="0F9BEDC1" w:rsidR="00113DD5" w:rsidRDefault="00113DD5" w:rsidP="00C3240E">
      <w:pPr>
        <w:numPr>
          <w:ilvl w:val="0"/>
          <w:numId w:val="40"/>
        </w:numPr>
        <w:tabs>
          <w:tab w:val="left" w:pos="1288"/>
        </w:tabs>
        <w:spacing w:line="276" w:lineRule="auto"/>
        <w:jc w:val="both"/>
      </w:pPr>
      <w:r w:rsidRPr="00113DD5">
        <w:rPr>
          <w:b/>
          <w:bCs/>
        </w:rPr>
        <w:t>¿Dónde aparece?:</w:t>
      </w:r>
      <w:r w:rsidRPr="00113DD5">
        <w:t xml:space="preserve"> Es el jefe </w:t>
      </w:r>
      <w:r w:rsidR="001D7C73">
        <w:t>f</w:t>
      </w:r>
      <w:r w:rsidRPr="00113DD5">
        <w:t xml:space="preserve">inal en la </w:t>
      </w:r>
      <w:r w:rsidRPr="00113DD5">
        <w:rPr>
          <w:b/>
          <w:bCs/>
        </w:rPr>
        <w:t>Ubicación 4: Torre del Vacío</w:t>
      </w:r>
      <w:r w:rsidRPr="00113DD5">
        <w:t>.</w:t>
      </w:r>
    </w:p>
    <w:p w14:paraId="7E94B756" w14:textId="77777777" w:rsidR="001D7C73" w:rsidRPr="00113DD5" w:rsidRDefault="001D7C73" w:rsidP="00C3240E">
      <w:pPr>
        <w:tabs>
          <w:tab w:val="left" w:pos="1288"/>
        </w:tabs>
        <w:spacing w:line="276" w:lineRule="auto"/>
        <w:ind w:left="1440"/>
        <w:jc w:val="both"/>
      </w:pPr>
    </w:p>
    <w:p w14:paraId="1ECDB5D3" w14:textId="00AD116B" w:rsidR="00113DD5" w:rsidRPr="00113DD5" w:rsidRDefault="00113DD5" w:rsidP="00C3240E">
      <w:pPr>
        <w:tabs>
          <w:tab w:val="left" w:pos="1288"/>
        </w:tabs>
        <w:spacing w:line="276" w:lineRule="auto"/>
        <w:jc w:val="both"/>
        <w:rPr>
          <w:b/>
          <w:bCs/>
        </w:rPr>
      </w:pPr>
      <w:r w:rsidRPr="00113DD5">
        <w:rPr>
          <w:b/>
          <w:bCs/>
        </w:rPr>
        <w:t xml:space="preserve">3. El Guardián de </w:t>
      </w:r>
      <w:r w:rsidR="00F83DD4">
        <w:rPr>
          <w:b/>
          <w:bCs/>
        </w:rPr>
        <w:t>Hielo</w:t>
      </w:r>
    </w:p>
    <w:p w14:paraId="54C52D94" w14:textId="545765E7" w:rsidR="00113DD5" w:rsidRPr="00113DD5" w:rsidRDefault="00113DD5" w:rsidP="00C3240E">
      <w:pPr>
        <w:tabs>
          <w:tab w:val="left" w:pos="1288"/>
        </w:tabs>
        <w:spacing w:line="276" w:lineRule="auto"/>
        <w:jc w:val="both"/>
      </w:pPr>
      <w:r w:rsidRPr="00113DD5">
        <w:rPr>
          <w:b/>
          <w:bCs/>
        </w:rPr>
        <w:t>Rol:</w:t>
      </w:r>
      <w:r w:rsidRPr="00113DD5">
        <w:t xml:space="preserve"> Jefe de Nivel.</w:t>
      </w:r>
    </w:p>
    <w:p w14:paraId="2B725D02" w14:textId="272C30BA" w:rsidR="00113DD5" w:rsidRPr="00113DD5" w:rsidRDefault="00113DD5" w:rsidP="00C3240E">
      <w:pPr>
        <w:numPr>
          <w:ilvl w:val="0"/>
          <w:numId w:val="41"/>
        </w:numPr>
        <w:tabs>
          <w:tab w:val="left" w:pos="1288"/>
        </w:tabs>
        <w:spacing w:line="276" w:lineRule="auto"/>
        <w:jc w:val="both"/>
      </w:pPr>
      <w:r w:rsidRPr="00113DD5">
        <w:rPr>
          <w:b/>
          <w:bCs/>
        </w:rPr>
        <w:t>Descripción:</w:t>
      </w:r>
      <w:r w:rsidRPr="00113DD5">
        <w:t xml:space="preserve"> Un espíritu </w:t>
      </w:r>
      <w:r w:rsidR="0081350F">
        <w:t xml:space="preserve">de hielo, </w:t>
      </w:r>
      <w:r w:rsidRPr="00113DD5">
        <w:t xml:space="preserve">etéreo y volador. Se mueve erráticamente y controla el </w:t>
      </w:r>
      <w:r w:rsidR="006B7CEA">
        <w:t>hielo</w:t>
      </w:r>
      <w:r w:rsidRPr="00113DD5">
        <w:t>.</w:t>
      </w:r>
    </w:p>
    <w:p w14:paraId="5D66F230" w14:textId="6AC1BA9E" w:rsidR="00113DD5" w:rsidRPr="00113DD5" w:rsidRDefault="00113DD5" w:rsidP="00C3240E">
      <w:pPr>
        <w:numPr>
          <w:ilvl w:val="0"/>
          <w:numId w:val="41"/>
        </w:numPr>
        <w:tabs>
          <w:tab w:val="left" w:pos="1288"/>
        </w:tabs>
        <w:spacing w:line="276" w:lineRule="auto"/>
        <w:jc w:val="both"/>
      </w:pPr>
      <w:r w:rsidRPr="00113DD5">
        <w:rPr>
          <w:b/>
          <w:bCs/>
        </w:rPr>
        <w:t>Relación con el jugador:</w:t>
      </w:r>
      <w:r w:rsidRPr="00113DD5">
        <w:t xml:space="preserve"> Obstáculo principal para la progresión. </w:t>
      </w:r>
      <w:r w:rsidR="000626B6">
        <w:t>Es</w:t>
      </w:r>
      <w:r w:rsidRPr="00113DD5">
        <w:t xml:space="preserve"> hostil</w:t>
      </w:r>
      <w:r w:rsidR="000626B6">
        <w:t xml:space="preserve"> y, al </w:t>
      </w:r>
      <w:r w:rsidRPr="00113DD5">
        <w:t xml:space="preserve">ser derrotado libera el </w:t>
      </w:r>
      <w:r w:rsidRPr="00113DD5">
        <w:rPr>
          <w:b/>
          <w:bCs/>
        </w:rPr>
        <w:t>Cristal Celeste</w:t>
      </w:r>
      <w:r w:rsidRPr="00113DD5">
        <w:t>, otorgando a Iris el poder de la Velocidad.</w:t>
      </w:r>
    </w:p>
    <w:p w14:paraId="5165FAD2" w14:textId="77777777" w:rsidR="00113DD5" w:rsidRDefault="00113DD5" w:rsidP="00C3240E">
      <w:pPr>
        <w:numPr>
          <w:ilvl w:val="0"/>
          <w:numId w:val="41"/>
        </w:numPr>
        <w:tabs>
          <w:tab w:val="left" w:pos="1288"/>
        </w:tabs>
        <w:spacing w:line="276" w:lineRule="auto"/>
        <w:jc w:val="both"/>
      </w:pPr>
      <w:r w:rsidRPr="00113DD5">
        <w:rPr>
          <w:b/>
          <w:bCs/>
        </w:rPr>
        <w:t>¿Dónde aparece?:</w:t>
      </w:r>
      <w:r w:rsidRPr="00113DD5">
        <w:t xml:space="preserve"> Al final de la </w:t>
      </w:r>
      <w:r w:rsidRPr="00113DD5">
        <w:rPr>
          <w:b/>
          <w:bCs/>
        </w:rPr>
        <w:t>Ubicación 1: Campos de Zafiro</w:t>
      </w:r>
      <w:r w:rsidRPr="00113DD5">
        <w:t>.</w:t>
      </w:r>
    </w:p>
    <w:p w14:paraId="02CEFF75" w14:textId="77777777" w:rsidR="000626B6" w:rsidRPr="00113DD5" w:rsidRDefault="000626B6" w:rsidP="00C3240E">
      <w:pPr>
        <w:tabs>
          <w:tab w:val="left" w:pos="1288"/>
        </w:tabs>
        <w:spacing w:line="276" w:lineRule="auto"/>
        <w:ind w:left="720"/>
        <w:jc w:val="both"/>
      </w:pPr>
    </w:p>
    <w:p w14:paraId="50542CE5" w14:textId="145EB8D7" w:rsidR="00113DD5" w:rsidRPr="00113DD5" w:rsidRDefault="00113DD5" w:rsidP="00C3240E">
      <w:pPr>
        <w:tabs>
          <w:tab w:val="left" w:pos="1288"/>
        </w:tabs>
        <w:spacing w:line="276" w:lineRule="auto"/>
        <w:jc w:val="both"/>
        <w:rPr>
          <w:b/>
          <w:bCs/>
        </w:rPr>
      </w:pPr>
      <w:r w:rsidRPr="00113DD5">
        <w:rPr>
          <w:b/>
          <w:bCs/>
        </w:rPr>
        <w:t>4. El Coloso de Ceniza</w:t>
      </w:r>
    </w:p>
    <w:p w14:paraId="484B2887" w14:textId="312D605B" w:rsidR="00113DD5" w:rsidRPr="00113DD5" w:rsidRDefault="00113DD5" w:rsidP="00C3240E">
      <w:pPr>
        <w:tabs>
          <w:tab w:val="left" w:pos="1288"/>
        </w:tabs>
        <w:spacing w:line="276" w:lineRule="auto"/>
        <w:jc w:val="both"/>
      </w:pPr>
      <w:r w:rsidRPr="00113DD5">
        <w:rPr>
          <w:b/>
          <w:bCs/>
        </w:rPr>
        <w:t>Rol:</w:t>
      </w:r>
      <w:r w:rsidRPr="00113DD5">
        <w:t xml:space="preserve"> Jefe de Nivel</w:t>
      </w:r>
      <w:r w:rsidR="000626B6">
        <w:t>.</w:t>
      </w:r>
    </w:p>
    <w:p w14:paraId="065EACFF" w14:textId="56924649" w:rsidR="00113DD5" w:rsidRPr="00113DD5" w:rsidRDefault="00113DD5" w:rsidP="00C3240E">
      <w:pPr>
        <w:numPr>
          <w:ilvl w:val="0"/>
          <w:numId w:val="42"/>
        </w:numPr>
        <w:tabs>
          <w:tab w:val="left" w:pos="1288"/>
        </w:tabs>
        <w:spacing w:line="276" w:lineRule="auto"/>
        <w:jc w:val="both"/>
      </w:pPr>
      <w:r w:rsidRPr="00113DD5">
        <w:rPr>
          <w:b/>
          <w:bCs/>
        </w:rPr>
        <w:t>Descripción:</w:t>
      </w:r>
      <w:r w:rsidRPr="00113DD5">
        <w:t xml:space="preserve"> Un gólem masivo formado por roca volcánica y magma solidificado. Es </w:t>
      </w:r>
      <w:r w:rsidR="00CD14DE" w:rsidRPr="00113DD5">
        <w:t>lento,</w:t>
      </w:r>
      <w:r w:rsidRPr="00113DD5">
        <w:t xml:space="preserve"> pero posee una defensa impenetrable y un gran poder destructivo.</w:t>
      </w:r>
    </w:p>
    <w:p w14:paraId="791F5FF7" w14:textId="56DC3455" w:rsidR="00113DD5" w:rsidRPr="00113DD5" w:rsidRDefault="00113DD5" w:rsidP="00C3240E">
      <w:pPr>
        <w:numPr>
          <w:ilvl w:val="0"/>
          <w:numId w:val="42"/>
        </w:numPr>
        <w:tabs>
          <w:tab w:val="left" w:pos="1288"/>
        </w:tabs>
        <w:spacing w:line="276" w:lineRule="auto"/>
        <w:jc w:val="both"/>
      </w:pPr>
      <w:r w:rsidRPr="00113DD5">
        <w:rPr>
          <w:b/>
          <w:bCs/>
        </w:rPr>
        <w:t>Relación con el jugador:</w:t>
      </w:r>
      <w:r w:rsidR="00D51B32" w:rsidRPr="00D51B32">
        <w:t xml:space="preserve"> </w:t>
      </w:r>
      <w:r w:rsidR="00D51B32" w:rsidRPr="00113DD5">
        <w:t xml:space="preserve">Obstáculo principal para la progresión. </w:t>
      </w:r>
      <w:r w:rsidR="00D51B32">
        <w:t>Es</w:t>
      </w:r>
      <w:r w:rsidR="00D51B32" w:rsidRPr="00113DD5">
        <w:t xml:space="preserve"> hostil</w:t>
      </w:r>
      <w:r w:rsidR="00D51B32">
        <w:t xml:space="preserve"> y, al </w:t>
      </w:r>
      <w:r w:rsidR="00D51B32" w:rsidRPr="00113DD5">
        <w:t xml:space="preserve">ser derrotado libera el </w:t>
      </w:r>
      <w:r w:rsidR="00D51B32" w:rsidRPr="00113DD5">
        <w:rPr>
          <w:b/>
          <w:bCs/>
        </w:rPr>
        <w:t xml:space="preserve">Cristal </w:t>
      </w:r>
      <w:r w:rsidR="00D51B32">
        <w:rPr>
          <w:b/>
          <w:bCs/>
        </w:rPr>
        <w:t>Rojo</w:t>
      </w:r>
      <w:r w:rsidR="00D51B32" w:rsidRPr="00113DD5">
        <w:t xml:space="preserve">, otorgando a Iris el poder de la </w:t>
      </w:r>
      <w:r w:rsidR="00D51B32">
        <w:t>Fuerza</w:t>
      </w:r>
      <w:r w:rsidR="00D51B32" w:rsidRPr="00113DD5">
        <w:t>.</w:t>
      </w:r>
    </w:p>
    <w:p w14:paraId="43B182D0" w14:textId="77777777" w:rsidR="00113DD5" w:rsidRDefault="00113DD5" w:rsidP="00C3240E">
      <w:pPr>
        <w:numPr>
          <w:ilvl w:val="0"/>
          <w:numId w:val="42"/>
        </w:numPr>
        <w:tabs>
          <w:tab w:val="left" w:pos="1288"/>
        </w:tabs>
        <w:spacing w:line="276" w:lineRule="auto"/>
        <w:jc w:val="both"/>
      </w:pPr>
      <w:r w:rsidRPr="00113DD5">
        <w:rPr>
          <w:b/>
          <w:bCs/>
        </w:rPr>
        <w:t>¿Dónde aparece?:</w:t>
      </w:r>
      <w:r w:rsidRPr="00113DD5">
        <w:t xml:space="preserve"> Al final de la </w:t>
      </w:r>
      <w:r w:rsidRPr="00113DD5">
        <w:rPr>
          <w:b/>
          <w:bCs/>
        </w:rPr>
        <w:t>Ubicación 2: Montañas Ceniza</w:t>
      </w:r>
      <w:r w:rsidRPr="00113DD5">
        <w:t>.</w:t>
      </w:r>
    </w:p>
    <w:p w14:paraId="5045DEEC" w14:textId="77777777" w:rsidR="00D51B32" w:rsidRPr="00113DD5" w:rsidRDefault="00D51B32" w:rsidP="00C3240E">
      <w:pPr>
        <w:tabs>
          <w:tab w:val="left" w:pos="1288"/>
        </w:tabs>
        <w:spacing w:line="276" w:lineRule="auto"/>
        <w:ind w:left="720"/>
        <w:jc w:val="both"/>
      </w:pPr>
    </w:p>
    <w:p w14:paraId="0BF4379D" w14:textId="659D4447" w:rsidR="00113DD5" w:rsidRPr="00113DD5" w:rsidRDefault="00113DD5" w:rsidP="00C3240E">
      <w:pPr>
        <w:tabs>
          <w:tab w:val="left" w:pos="1288"/>
        </w:tabs>
        <w:spacing w:line="276" w:lineRule="auto"/>
        <w:jc w:val="both"/>
        <w:rPr>
          <w:b/>
          <w:bCs/>
        </w:rPr>
      </w:pPr>
      <w:r w:rsidRPr="00113DD5">
        <w:rPr>
          <w:b/>
          <w:bCs/>
        </w:rPr>
        <w:t>5. La Tempestad Dorada</w:t>
      </w:r>
    </w:p>
    <w:p w14:paraId="3306318A" w14:textId="4811D7EF" w:rsidR="00113DD5" w:rsidRPr="00113DD5" w:rsidRDefault="00113DD5" w:rsidP="00C3240E">
      <w:pPr>
        <w:tabs>
          <w:tab w:val="left" w:pos="1288"/>
        </w:tabs>
        <w:spacing w:line="276" w:lineRule="auto"/>
        <w:jc w:val="both"/>
      </w:pPr>
      <w:r w:rsidRPr="00113DD5">
        <w:rPr>
          <w:b/>
          <w:bCs/>
        </w:rPr>
        <w:t>Rol:</w:t>
      </w:r>
      <w:r w:rsidRPr="00113DD5">
        <w:t xml:space="preserve"> Jefe de Nivel</w:t>
      </w:r>
      <w:r w:rsidR="00D51B32">
        <w:t>.</w:t>
      </w:r>
    </w:p>
    <w:p w14:paraId="0FA75B1F" w14:textId="24E4C5E3" w:rsidR="00113DD5" w:rsidRPr="00113DD5" w:rsidRDefault="00113DD5" w:rsidP="00C3240E">
      <w:pPr>
        <w:numPr>
          <w:ilvl w:val="0"/>
          <w:numId w:val="43"/>
        </w:numPr>
        <w:tabs>
          <w:tab w:val="left" w:pos="1288"/>
        </w:tabs>
        <w:spacing w:line="276" w:lineRule="auto"/>
        <w:jc w:val="both"/>
      </w:pPr>
      <w:r w:rsidRPr="00113DD5">
        <w:rPr>
          <w:b/>
          <w:bCs/>
        </w:rPr>
        <w:t>Descripción:</w:t>
      </w:r>
      <w:r w:rsidRPr="00113DD5">
        <w:t xml:space="preserve"> Una entidad similar a un </w:t>
      </w:r>
      <w:r w:rsidR="00B371FF">
        <w:t>ave</w:t>
      </w:r>
      <w:r w:rsidRPr="00113DD5">
        <w:t xml:space="preserve">, rodeada de orbes eléctricos y barreras de luz. </w:t>
      </w:r>
      <w:r w:rsidRPr="009A5779">
        <w:t>Ataca a distancia mediante proyectiles</w:t>
      </w:r>
      <w:r w:rsidR="009A5779" w:rsidRPr="009A5779">
        <w:t>.</w:t>
      </w:r>
    </w:p>
    <w:p w14:paraId="225F5B87" w14:textId="4129B931" w:rsidR="00113DD5" w:rsidRPr="00113DD5" w:rsidRDefault="00113DD5" w:rsidP="00C3240E">
      <w:pPr>
        <w:numPr>
          <w:ilvl w:val="0"/>
          <w:numId w:val="43"/>
        </w:numPr>
        <w:tabs>
          <w:tab w:val="left" w:pos="1288"/>
        </w:tabs>
        <w:spacing w:line="276" w:lineRule="auto"/>
        <w:jc w:val="both"/>
      </w:pPr>
      <w:r w:rsidRPr="00113DD5">
        <w:rPr>
          <w:b/>
          <w:bCs/>
        </w:rPr>
        <w:t>Relación con el jugador:</w:t>
      </w:r>
      <w:r w:rsidRPr="00113DD5">
        <w:t xml:space="preserve"> </w:t>
      </w:r>
      <w:r w:rsidR="00D51B32" w:rsidRPr="00113DD5">
        <w:t xml:space="preserve">Obstáculo principal para la progresión. </w:t>
      </w:r>
      <w:r w:rsidR="00D51B32">
        <w:t>Es</w:t>
      </w:r>
      <w:r w:rsidR="00D51B32" w:rsidRPr="00113DD5">
        <w:t xml:space="preserve"> hostil</w:t>
      </w:r>
      <w:r w:rsidR="00D51B32">
        <w:t xml:space="preserve"> y, al </w:t>
      </w:r>
      <w:r w:rsidR="00D51B32" w:rsidRPr="00113DD5">
        <w:t xml:space="preserve">ser derrotado libera el </w:t>
      </w:r>
      <w:r w:rsidR="00D51B32" w:rsidRPr="00113DD5">
        <w:rPr>
          <w:b/>
          <w:bCs/>
        </w:rPr>
        <w:t xml:space="preserve">Cristal </w:t>
      </w:r>
      <w:r w:rsidR="00D51B32">
        <w:rPr>
          <w:b/>
          <w:bCs/>
        </w:rPr>
        <w:t>Amarillo</w:t>
      </w:r>
      <w:r w:rsidR="00D51B32" w:rsidRPr="00113DD5">
        <w:t>, otorgando a Iris el poder de</w:t>
      </w:r>
      <w:r w:rsidR="00D51B32">
        <w:t>l Escudo</w:t>
      </w:r>
      <w:r w:rsidR="00D51B32" w:rsidRPr="00113DD5">
        <w:t>.</w:t>
      </w:r>
    </w:p>
    <w:p w14:paraId="3F47046A" w14:textId="77777777" w:rsidR="00113DD5" w:rsidRPr="00113DD5" w:rsidRDefault="00113DD5" w:rsidP="00C3240E">
      <w:pPr>
        <w:numPr>
          <w:ilvl w:val="0"/>
          <w:numId w:val="43"/>
        </w:numPr>
        <w:tabs>
          <w:tab w:val="left" w:pos="1288"/>
        </w:tabs>
        <w:spacing w:line="276" w:lineRule="auto"/>
        <w:jc w:val="both"/>
      </w:pPr>
      <w:r w:rsidRPr="00113DD5">
        <w:rPr>
          <w:b/>
          <w:bCs/>
        </w:rPr>
        <w:t>¿Dónde aparece?:</w:t>
      </w:r>
      <w:r w:rsidRPr="00113DD5">
        <w:t xml:space="preserve"> Al final de la </w:t>
      </w:r>
      <w:r w:rsidRPr="00113DD5">
        <w:rPr>
          <w:b/>
          <w:bCs/>
        </w:rPr>
        <w:t>Ubicación 3: Costa Ámbar</w:t>
      </w:r>
      <w:r w:rsidRPr="00113DD5">
        <w:t>.</w:t>
      </w:r>
    </w:p>
    <w:p w14:paraId="482F0BBB" w14:textId="77777777" w:rsidR="00A951C0" w:rsidRPr="00A951C0" w:rsidRDefault="00A951C0" w:rsidP="00A951C0">
      <w:pPr>
        <w:tabs>
          <w:tab w:val="left" w:pos="1288"/>
        </w:tabs>
        <w:rPr>
          <w:sz w:val="20"/>
          <w:szCs w:val="20"/>
        </w:rPr>
      </w:pPr>
    </w:p>
    <w:p w14:paraId="54BD650B" w14:textId="7769D390" w:rsidR="009C31E6" w:rsidRPr="009C31E6" w:rsidRDefault="00E9248D" w:rsidP="00846619">
      <w:pPr>
        <w:pStyle w:val="Heading1"/>
      </w:pPr>
      <w:bookmarkStart w:id="82" w:name="_bookmark23"/>
      <w:bookmarkStart w:id="83" w:name="_Toc221381886"/>
      <w:bookmarkEnd w:id="82"/>
      <w:r>
        <w:t>ESQUEMA</w:t>
      </w:r>
      <w:r>
        <w:rPr>
          <w:spacing w:val="-5"/>
        </w:rPr>
        <w:t xml:space="preserve"> </w:t>
      </w:r>
      <w:r>
        <w:t>DE</w:t>
      </w:r>
      <w:r>
        <w:rPr>
          <w:spacing w:val="-1"/>
        </w:rPr>
        <w:t xml:space="preserve"> </w:t>
      </w:r>
      <w:r>
        <w:t>PROGRESIÓN</w:t>
      </w:r>
      <w:r>
        <w:rPr>
          <w:spacing w:val="-5"/>
        </w:rPr>
        <w:t xml:space="preserve"> </w:t>
      </w:r>
      <w:r>
        <w:t>DEL</w:t>
      </w:r>
      <w:r>
        <w:rPr>
          <w:spacing w:val="-4"/>
        </w:rPr>
        <w:t xml:space="preserve"> JUEGO</w:t>
      </w:r>
      <w:bookmarkEnd w:id="83"/>
    </w:p>
    <w:p w14:paraId="721D760F" w14:textId="77777777" w:rsidR="00C15472" w:rsidRDefault="00C15472" w:rsidP="00E652A7">
      <w:pPr>
        <w:tabs>
          <w:tab w:val="left" w:pos="1288"/>
        </w:tabs>
        <w:spacing w:line="276" w:lineRule="auto"/>
        <w:jc w:val="both"/>
        <w:rPr>
          <w:b/>
          <w:bCs/>
        </w:rPr>
      </w:pPr>
    </w:p>
    <w:p w14:paraId="61585CDC" w14:textId="5A800C27" w:rsidR="006F571F" w:rsidRPr="009C31E6" w:rsidRDefault="006F571F" w:rsidP="00E652A7">
      <w:pPr>
        <w:tabs>
          <w:tab w:val="left" w:pos="1288"/>
        </w:tabs>
        <w:spacing w:line="276" w:lineRule="auto"/>
        <w:jc w:val="both"/>
        <w:rPr>
          <w:b/>
        </w:rPr>
      </w:pPr>
      <w:r w:rsidRPr="009C31E6">
        <w:rPr>
          <w:b/>
          <w:bCs/>
        </w:rPr>
        <w:t xml:space="preserve">VISIÓN </w:t>
      </w:r>
      <w:r w:rsidR="009C31E6" w:rsidRPr="009C31E6">
        <w:rPr>
          <w:b/>
          <w:bCs/>
        </w:rPr>
        <w:t>GENERAL DE LA PROGRESIÓN</w:t>
      </w:r>
    </w:p>
    <w:p w14:paraId="33BA7176" w14:textId="6678004A" w:rsidR="00D57B9A" w:rsidRPr="00D57B9A" w:rsidRDefault="00D57B9A" w:rsidP="00E652A7">
      <w:pPr>
        <w:tabs>
          <w:tab w:val="left" w:pos="1288"/>
        </w:tabs>
        <w:spacing w:line="276" w:lineRule="auto"/>
        <w:jc w:val="both"/>
      </w:pPr>
      <w:r w:rsidRPr="00D57B9A">
        <w:t>El juego se estructura</w:t>
      </w:r>
      <w:r w:rsidR="00D0580D">
        <w:t>rá</w:t>
      </w:r>
      <w:r w:rsidRPr="00D57B9A">
        <w:t xml:space="preserve"> en </w:t>
      </w:r>
      <w:r w:rsidRPr="006749DE">
        <w:t>4 niveles principales</w:t>
      </w:r>
      <w:r w:rsidRPr="00D57B9A">
        <w:t>, cada uno con una identidad visual, mecánica y narrativa propia.</w:t>
      </w:r>
    </w:p>
    <w:p w14:paraId="129F9509" w14:textId="402A0875" w:rsidR="00D57B9A" w:rsidRPr="00D57B9A" w:rsidRDefault="00D57B9A" w:rsidP="00E652A7">
      <w:pPr>
        <w:tabs>
          <w:tab w:val="left" w:pos="1288"/>
        </w:tabs>
        <w:spacing w:line="276" w:lineRule="auto"/>
        <w:jc w:val="both"/>
      </w:pPr>
      <w:r w:rsidRPr="00D57B9A">
        <w:t xml:space="preserve">Los </w:t>
      </w:r>
      <w:r w:rsidRPr="006749DE">
        <w:t>tres primeros niveles</w:t>
      </w:r>
      <w:r w:rsidRPr="00D57B9A">
        <w:t xml:space="preserve"> conclu</w:t>
      </w:r>
      <w:r w:rsidR="009B2497">
        <w:t>irán</w:t>
      </w:r>
      <w:r w:rsidRPr="00D57B9A">
        <w:t xml:space="preserve"> con un jefe que otorga</w:t>
      </w:r>
      <w:r w:rsidR="009B2497">
        <w:t>rá</w:t>
      </w:r>
      <w:r w:rsidRPr="00D57B9A">
        <w:t xml:space="preserve"> un </w:t>
      </w:r>
      <w:r w:rsidRPr="006749DE">
        <w:t>Cristal Primario</w:t>
      </w:r>
      <w:r w:rsidRPr="00D57B9A">
        <w:t>, desbloqueando una nueva habilidad.</w:t>
      </w:r>
    </w:p>
    <w:p w14:paraId="0F253398" w14:textId="35584465" w:rsidR="00D57B9A" w:rsidRPr="00D57B9A" w:rsidRDefault="00D57B9A" w:rsidP="00E652A7">
      <w:pPr>
        <w:tabs>
          <w:tab w:val="left" w:pos="1288"/>
        </w:tabs>
        <w:spacing w:line="276" w:lineRule="auto"/>
        <w:jc w:val="both"/>
      </w:pPr>
      <w:r w:rsidRPr="00D57B9A">
        <w:t xml:space="preserve">El </w:t>
      </w:r>
      <w:r w:rsidRPr="006749DE">
        <w:t>nivel final</w:t>
      </w:r>
      <w:r w:rsidRPr="00D57B9A">
        <w:t xml:space="preserve"> act</w:t>
      </w:r>
      <w:r w:rsidR="009B2497">
        <w:t>uará</w:t>
      </w:r>
      <w:r w:rsidRPr="00D57B9A">
        <w:t xml:space="preserve"> como cierre narrativo y mecánico, sin otorgar nuevas habilidades.</w:t>
      </w:r>
    </w:p>
    <w:p w14:paraId="2138FFF9" w14:textId="269D09A8" w:rsidR="00D57B9A" w:rsidRPr="00D57B9A" w:rsidRDefault="00D57B9A" w:rsidP="00E652A7">
      <w:pPr>
        <w:tabs>
          <w:tab w:val="left" w:pos="1288"/>
        </w:tabs>
        <w:spacing w:line="276" w:lineRule="auto"/>
        <w:ind w:right="246"/>
        <w:jc w:val="both"/>
      </w:pPr>
      <w:r w:rsidRPr="00D57B9A">
        <w:t>El ritmo narrativo combina</w:t>
      </w:r>
      <w:r w:rsidR="00385CC2">
        <w:t>rá</w:t>
      </w:r>
      <w:r w:rsidRPr="00D57B9A">
        <w:t>:</w:t>
      </w:r>
    </w:p>
    <w:p w14:paraId="22C0BE50" w14:textId="4C2024F4" w:rsidR="00D57B9A" w:rsidRPr="00D57B9A" w:rsidRDefault="00D57B9A" w:rsidP="00E652A7">
      <w:pPr>
        <w:numPr>
          <w:ilvl w:val="0"/>
          <w:numId w:val="46"/>
        </w:numPr>
        <w:tabs>
          <w:tab w:val="left" w:pos="1288"/>
        </w:tabs>
        <w:spacing w:line="276" w:lineRule="auto"/>
        <w:ind w:right="246"/>
        <w:jc w:val="both"/>
      </w:pPr>
      <w:r w:rsidRPr="007A47B2">
        <w:t>Narrativa integrada en el gameplay</w:t>
      </w:r>
      <w:r w:rsidRPr="00D57B9A">
        <w:t xml:space="preserve"> (entorno).</w:t>
      </w:r>
    </w:p>
    <w:p w14:paraId="5751C825" w14:textId="49709F09" w:rsidR="00D57B9A" w:rsidRDefault="00D57B9A" w:rsidP="00E652A7">
      <w:pPr>
        <w:numPr>
          <w:ilvl w:val="0"/>
          <w:numId w:val="46"/>
        </w:numPr>
        <w:tabs>
          <w:tab w:val="left" w:pos="1288"/>
        </w:tabs>
        <w:spacing w:line="276" w:lineRule="auto"/>
        <w:ind w:right="246"/>
        <w:jc w:val="both"/>
      </w:pPr>
      <w:r w:rsidRPr="007A47B2">
        <w:t>Escenas breves</w:t>
      </w:r>
      <w:r w:rsidRPr="00D57B9A">
        <w:t xml:space="preserve"> al inicio y final de</w:t>
      </w:r>
      <w:r w:rsidR="00282DFC">
        <w:t>l</w:t>
      </w:r>
      <w:r w:rsidRPr="00D57B9A">
        <w:t xml:space="preserve"> </w:t>
      </w:r>
      <w:r w:rsidR="00282DFC">
        <w:t>juego</w:t>
      </w:r>
      <w:r w:rsidR="002F4A90">
        <w:t xml:space="preserve"> (imágenes estáticas o pequeñas animaciones)</w:t>
      </w:r>
      <w:r w:rsidRPr="00D57B9A">
        <w:t>.</w:t>
      </w:r>
    </w:p>
    <w:p w14:paraId="2CE790DF" w14:textId="77777777" w:rsidR="00885026" w:rsidRDefault="00885026" w:rsidP="00B40C02">
      <w:pPr>
        <w:tabs>
          <w:tab w:val="left" w:pos="1288"/>
        </w:tabs>
        <w:spacing w:line="235" w:lineRule="auto"/>
        <w:ind w:left="360" w:right="246"/>
      </w:pPr>
    </w:p>
    <w:tbl>
      <w:tblPr>
        <w:tblStyle w:val="TableGrid"/>
        <w:tblW w:w="0" w:type="auto"/>
        <w:tblInd w:w="360" w:type="dxa"/>
        <w:tblLook w:val="04A0" w:firstRow="1" w:lastRow="0" w:firstColumn="1" w:lastColumn="0" w:noHBand="0" w:noVBand="1"/>
      </w:tblPr>
      <w:tblGrid>
        <w:gridCol w:w="1195"/>
        <w:gridCol w:w="1798"/>
        <w:gridCol w:w="1456"/>
        <w:gridCol w:w="2340"/>
        <w:gridCol w:w="1918"/>
      </w:tblGrid>
      <w:tr w:rsidR="00094231" w14:paraId="76352868" w14:textId="77777777" w:rsidTr="00885026">
        <w:tc>
          <w:tcPr>
            <w:tcW w:w="1195" w:type="dxa"/>
            <w:vAlign w:val="center"/>
          </w:tcPr>
          <w:p w14:paraId="7DA0971D" w14:textId="15EED977" w:rsidR="00885026" w:rsidRDefault="00885026" w:rsidP="00885026">
            <w:pPr>
              <w:tabs>
                <w:tab w:val="left" w:pos="1288"/>
              </w:tabs>
              <w:spacing w:line="235" w:lineRule="auto"/>
              <w:ind w:right="246"/>
            </w:pPr>
            <w:r w:rsidRPr="001F5EB6">
              <w:rPr>
                <w:b/>
                <w:bCs/>
              </w:rPr>
              <w:t>Nivel</w:t>
            </w:r>
          </w:p>
        </w:tc>
        <w:tc>
          <w:tcPr>
            <w:tcW w:w="1842" w:type="dxa"/>
            <w:vAlign w:val="center"/>
          </w:tcPr>
          <w:p w14:paraId="14D22188" w14:textId="0719601C" w:rsidR="00885026" w:rsidRDefault="00885026" w:rsidP="00885026">
            <w:pPr>
              <w:tabs>
                <w:tab w:val="left" w:pos="1288"/>
              </w:tabs>
              <w:spacing w:line="235" w:lineRule="auto"/>
              <w:ind w:right="246"/>
            </w:pPr>
            <w:r w:rsidRPr="001F5EB6">
              <w:rPr>
                <w:b/>
                <w:bCs/>
              </w:rPr>
              <w:t>Nombre</w:t>
            </w:r>
          </w:p>
        </w:tc>
        <w:tc>
          <w:tcPr>
            <w:tcW w:w="1276" w:type="dxa"/>
            <w:vAlign w:val="center"/>
          </w:tcPr>
          <w:p w14:paraId="5C5D2AC2" w14:textId="7388B649" w:rsidR="00885026" w:rsidRDefault="00885026" w:rsidP="00885026">
            <w:pPr>
              <w:tabs>
                <w:tab w:val="left" w:pos="1288"/>
              </w:tabs>
              <w:spacing w:line="235" w:lineRule="auto"/>
              <w:ind w:right="246"/>
            </w:pPr>
            <w:r w:rsidRPr="001F5EB6">
              <w:rPr>
                <w:b/>
                <w:bCs/>
              </w:rPr>
              <w:t>Duración aprox.</w:t>
            </w:r>
          </w:p>
        </w:tc>
        <w:tc>
          <w:tcPr>
            <w:tcW w:w="2476" w:type="dxa"/>
            <w:vAlign w:val="center"/>
          </w:tcPr>
          <w:p w14:paraId="7D3E31D5" w14:textId="5EC5FD7D" w:rsidR="00885026" w:rsidRDefault="00885026" w:rsidP="00885026">
            <w:pPr>
              <w:tabs>
                <w:tab w:val="left" w:pos="1288"/>
              </w:tabs>
              <w:spacing w:line="235" w:lineRule="auto"/>
              <w:ind w:right="246"/>
            </w:pPr>
            <w:r w:rsidRPr="001F5EB6">
              <w:rPr>
                <w:b/>
                <w:bCs/>
              </w:rPr>
              <w:t>Ritmo narrativo</w:t>
            </w:r>
          </w:p>
        </w:tc>
        <w:tc>
          <w:tcPr>
            <w:tcW w:w="1918" w:type="dxa"/>
            <w:vAlign w:val="center"/>
          </w:tcPr>
          <w:p w14:paraId="560AC505" w14:textId="6C9A7EB2" w:rsidR="00885026" w:rsidRDefault="00885026" w:rsidP="00885026">
            <w:pPr>
              <w:tabs>
                <w:tab w:val="left" w:pos="1288"/>
              </w:tabs>
              <w:spacing w:line="235" w:lineRule="auto"/>
              <w:ind w:right="246"/>
            </w:pPr>
            <w:r w:rsidRPr="001F5EB6">
              <w:rPr>
                <w:b/>
                <w:bCs/>
              </w:rPr>
              <w:t>Progresión y recompensas</w:t>
            </w:r>
          </w:p>
        </w:tc>
      </w:tr>
      <w:tr w:rsidR="00094231" w14:paraId="09D27E39" w14:textId="77777777" w:rsidTr="00885026">
        <w:tc>
          <w:tcPr>
            <w:tcW w:w="1195" w:type="dxa"/>
            <w:vAlign w:val="center"/>
          </w:tcPr>
          <w:p w14:paraId="705C0495" w14:textId="2EA3750F" w:rsidR="00885026" w:rsidRDefault="00885026" w:rsidP="00885026">
            <w:pPr>
              <w:tabs>
                <w:tab w:val="left" w:pos="1288"/>
              </w:tabs>
              <w:spacing w:line="235" w:lineRule="auto"/>
              <w:ind w:right="246"/>
              <w:jc w:val="center"/>
            </w:pPr>
            <w:r w:rsidRPr="001F5EB6">
              <w:t>Prólogo</w:t>
            </w:r>
          </w:p>
        </w:tc>
        <w:tc>
          <w:tcPr>
            <w:tcW w:w="1842" w:type="dxa"/>
            <w:vAlign w:val="center"/>
          </w:tcPr>
          <w:p w14:paraId="1528AA10" w14:textId="4FCE8469" w:rsidR="00885026" w:rsidRDefault="00885026" w:rsidP="00885026">
            <w:pPr>
              <w:tabs>
                <w:tab w:val="left" w:pos="1288"/>
              </w:tabs>
              <w:spacing w:line="235" w:lineRule="auto"/>
              <w:ind w:right="246"/>
            </w:pPr>
            <w:r w:rsidRPr="001F5EB6">
              <w:t>El Mundo Desaturado</w:t>
            </w:r>
          </w:p>
        </w:tc>
        <w:tc>
          <w:tcPr>
            <w:tcW w:w="1276" w:type="dxa"/>
            <w:vAlign w:val="center"/>
          </w:tcPr>
          <w:p w14:paraId="5410EADF" w14:textId="40BA8051" w:rsidR="00885026" w:rsidRDefault="00885026" w:rsidP="00885026">
            <w:pPr>
              <w:tabs>
                <w:tab w:val="left" w:pos="1288"/>
              </w:tabs>
              <w:spacing w:line="235" w:lineRule="auto"/>
              <w:ind w:right="246"/>
            </w:pPr>
            <w:r>
              <w:t>2-3</w:t>
            </w:r>
            <w:r w:rsidRPr="001F5EB6">
              <w:t xml:space="preserve"> min</w:t>
            </w:r>
          </w:p>
        </w:tc>
        <w:tc>
          <w:tcPr>
            <w:tcW w:w="2476" w:type="dxa"/>
            <w:vAlign w:val="center"/>
          </w:tcPr>
          <w:p w14:paraId="280F5CA8" w14:textId="5DDDAA31" w:rsidR="00885026" w:rsidRDefault="00885026" w:rsidP="00885026">
            <w:pPr>
              <w:tabs>
                <w:tab w:val="left" w:pos="1288"/>
              </w:tabs>
              <w:spacing w:line="235" w:lineRule="auto"/>
              <w:ind w:right="246"/>
            </w:pPr>
            <w:r>
              <w:t>Escena inicial, introducción</w:t>
            </w:r>
          </w:p>
        </w:tc>
        <w:tc>
          <w:tcPr>
            <w:tcW w:w="1918" w:type="dxa"/>
            <w:vAlign w:val="center"/>
          </w:tcPr>
          <w:p w14:paraId="7062653B" w14:textId="5BBC1AE5" w:rsidR="00885026" w:rsidRDefault="00885026" w:rsidP="000D130C">
            <w:pPr>
              <w:tabs>
                <w:tab w:val="left" w:pos="1288"/>
              </w:tabs>
              <w:spacing w:line="235" w:lineRule="auto"/>
              <w:ind w:right="246"/>
            </w:pPr>
            <w:r w:rsidRPr="001F5EB6">
              <w:t>Introducción</w:t>
            </w:r>
            <w:r>
              <w:t xml:space="preserve"> </w:t>
            </w:r>
            <w:r w:rsidRPr="001F5EB6">
              <w:t>del mundo sin</w:t>
            </w:r>
            <w:r>
              <w:t xml:space="preserve"> </w:t>
            </w:r>
            <w:r w:rsidRPr="001F5EB6">
              <w:t>color, controles básicos</w:t>
            </w:r>
            <w:r>
              <w:t xml:space="preserve"> </w:t>
            </w:r>
            <w:r w:rsidRPr="001F5EB6">
              <w:t xml:space="preserve">y </w:t>
            </w:r>
            <w:r w:rsidRPr="00885026">
              <w:t>movimiento. Se establece el conflicto con El Vacío.</w:t>
            </w:r>
          </w:p>
        </w:tc>
      </w:tr>
      <w:tr w:rsidR="00094231" w14:paraId="436FDAEA" w14:textId="77777777" w:rsidTr="00885026">
        <w:tc>
          <w:tcPr>
            <w:tcW w:w="1195" w:type="dxa"/>
            <w:vAlign w:val="center"/>
          </w:tcPr>
          <w:p w14:paraId="6B4118DC" w14:textId="51A7AE40" w:rsidR="00885026" w:rsidRDefault="00885026" w:rsidP="00885026">
            <w:pPr>
              <w:tabs>
                <w:tab w:val="left" w:pos="1288"/>
              </w:tabs>
              <w:spacing w:line="235" w:lineRule="auto"/>
              <w:ind w:right="246"/>
              <w:jc w:val="center"/>
            </w:pPr>
            <w:r w:rsidRPr="001F5EB6">
              <w:t>Nivel 1</w:t>
            </w:r>
          </w:p>
        </w:tc>
        <w:tc>
          <w:tcPr>
            <w:tcW w:w="1842" w:type="dxa"/>
            <w:vAlign w:val="center"/>
          </w:tcPr>
          <w:p w14:paraId="3B63AD0E" w14:textId="28D4ABE3" w:rsidR="00885026" w:rsidRDefault="00885026" w:rsidP="00885026">
            <w:pPr>
              <w:tabs>
                <w:tab w:val="left" w:pos="1288"/>
              </w:tabs>
              <w:spacing w:line="235" w:lineRule="auto"/>
              <w:ind w:right="246"/>
            </w:pPr>
            <w:r>
              <w:t>Campos de Zafiro</w:t>
            </w:r>
          </w:p>
        </w:tc>
        <w:tc>
          <w:tcPr>
            <w:tcW w:w="1276" w:type="dxa"/>
            <w:vAlign w:val="center"/>
          </w:tcPr>
          <w:p w14:paraId="79F2B2BF" w14:textId="01D2E6C1" w:rsidR="00885026" w:rsidRDefault="00885026" w:rsidP="00885026">
            <w:pPr>
              <w:tabs>
                <w:tab w:val="left" w:pos="1288"/>
              </w:tabs>
              <w:spacing w:line="235" w:lineRule="auto"/>
              <w:ind w:right="246"/>
            </w:pPr>
            <w:r w:rsidRPr="001F5EB6">
              <w:t>5–1</w:t>
            </w:r>
            <w:r>
              <w:t>0</w:t>
            </w:r>
            <w:r w:rsidRPr="001F5EB6">
              <w:t xml:space="preserve"> min</w:t>
            </w:r>
          </w:p>
        </w:tc>
        <w:tc>
          <w:tcPr>
            <w:tcW w:w="2476" w:type="dxa"/>
            <w:vAlign w:val="center"/>
          </w:tcPr>
          <w:p w14:paraId="6EC04038" w14:textId="12EB31F0" w:rsidR="00885026" w:rsidRDefault="00885026" w:rsidP="00885026">
            <w:pPr>
              <w:tabs>
                <w:tab w:val="left" w:pos="1288"/>
              </w:tabs>
              <w:spacing w:line="235" w:lineRule="auto"/>
              <w:ind w:right="246"/>
            </w:pPr>
            <w:r w:rsidRPr="001F5EB6">
              <w:t xml:space="preserve">Narrativa en el juego </w:t>
            </w:r>
            <w:r>
              <w:t>y ambiente</w:t>
            </w:r>
          </w:p>
        </w:tc>
        <w:tc>
          <w:tcPr>
            <w:tcW w:w="1918" w:type="dxa"/>
            <w:vAlign w:val="center"/>
          </w:tcPr>
          <w:p w14:paraId="606CA7D7" w14:textId="0BC4DBE6" w:rsidR="00885026" w:rsidRDefault="00885026" w:rsidP="00885026">
            <w:pPr>
              <w:tabs>
                <w:tab w:val="left" w:pos="1288"/>
              </w:tabs>
              <w:spacing w:line="235" w:lineRule="auto"/>
              <w:ind w:right="246"/>
            </w:pPr>
            <w:r w:rsidRPr="001F5EB6">
              <w:rPr>
                <w:b/>
                <w:bCs/>
              </w:rPr>
              <w:t xml:space="preserve">Cristal </w:t>
            </w:r>
            <w:r>
              <w:rPr>
                <w:b/>
                <w:bCs/>
              </w:rPr>
              <w:t>Celeste:</w:t>
            </w:r>
            <w:r w:rsidRPr="001F5EB6">
              <w:t xml:space="preserve"> Habilidad de </w:t>
            </w:r>
            <w:r w:rsidRPr="001F5EB6">
              <w:rPr>
                <w:b/>
                <w:bCs/>
              </w:rPr>
              <w:t>Velocidad</w:t>
            </w:r>
            <w:r w:rsidRPr="001F5EB6">
              <w:t>. El color azul com</w:t>
            </w:r>
            <w:r w:rsidR="00385CC2">
              <w:t>enzará</w:t>
            </w:r>
            <w:r w:rsidRPr="001F5EB6">
              <w:t xml:space="preserve"> a restaurarse en el entorno.</w:t>
            </w:r>
          </w:p>
        </w:tc>
      </w:tr>
      <w:tr w:rsidR="00094231" w14:paraId="5D6759A9" w14:textId="77777777" w:rsidTr="00885026">
        <w:tc>
          <w:tcPr>
            <w:tcW w:w="1195" w:type="dxa"/>
            <w:vAlign w:val="center"/>
          </w:tcPr>
          <w:p w14:paraId="352E2DDB" w14:textId="3F66A6EB" w:rsidR="00885026" w:rsidRDefault="00885026" w:rsidP="00885026">
            <w:pPr>
              <w:tabs>
                <w:tab w:val="left" w:pos="1288"/>
              </w:tabs>
              <w:spacing w:line="235" w:lineRule="auto"/>
              <w:ind w:right="246"/>
              <w:jc w:val="center"/>
            </w:pPr>
            <w:r w:rsidRPr="001F5EB6">
              <w:t>Nivel 2</w:t>
            </w:r>
          </w:p>
        </w:tc>
        <w:tc>
          <w:tcPr>
            <w:tcW w:w="1842" w:type="dxa"/>
            <w:vAlign w:val="center"/>
          </w:tcPr>
          <w:p w14:paraId="47A20526" w14:textId="601E5AF0" w:rsidR="00885026" w:rsidRDefault="00885026" w:rsidP="00885026">
            <w:pPr>
              <w:tabs>
                <w:tab w:val="left" w:pos="1288"/>
              </w:tabs>
              <w:spacing w:line="235" w:lineRule="auto"/>
              <w:ind w:right="246"/>
            </w:pPr>
            <w:r>
              <w:t>Montaña Ceniza</w:t>
            </w:r>
          </w:p>
        </w:tc>
        <w:tc>
          <w:tcPr>
            <w:tcW w:w="1276" w:type="dxa"/>
            <w:vAlign w:val="center"/>
          </w:tcPr>
          <w:p w14:paraId="2DAC4D6F" w14:textId="079393AA" w:rsidR="00885026" w:rsidRDefault="00885026" w:rsidP="00885026">
            <w:pPr>
              <w:tabs>
                <w:tab w:val="left" w:pos="1288"/>
              </w:tabs>
              <w:spacing w:line="235" w:lineRule="auto"/>
              <w:ind w:right="246"/>
            </w:pPr>
            <w:r w:rsidRPr="001F5EB6">
              <w:t>5–1</w:t>
            </w:r>
            <w:r>
              <w:t>0</w:t>
            </w:r>
            <w:r w:rsidRPr="001F5EB6">
              <w:t xml:space="preserve"> min</w:t>
            </w:r>
          </w:p>
        </w:tc>
        <w:tc>
          <w:tcPr>
            <w:tcW w:w="2476" w:type="dxa"/>
            <w:vAlign w:val="center"/>
          </w:tcPr>
          <w:p w14:paraId="462371DE" w14:textId="43949881" w:rsidR="00885026" w:rsidRDefault="00885026" w:rsidP="00885026">
            <w:pPr>
              <w:tabs>
                <w:tab w:val="left" w:pos="1288"/>
              </w:tabs>
              <w:spacing w:line="235" w:lineRule="auto"/>
              <w:ind w:right="246"/>
            </w:pPr>
            <w:r w:rsidRPr="001F5EB6">
              <w:t xml:space="preserve">Narrativa </w:t>
            </w:r>
            <w:r>
              <w:t>en el juego y ambiente</w:t>
            </w:r>
          </w:p>
        </w:tc>
        <w:tc>
          <w:tcPr>
            <w:tcW w:w="1918" w:type="dxa"/>
            <w:vAlign w:val="center"/>
          </w:tcPr>
          <w:p w14:paraId="58D4239E" w14:textId="1A5998F9" w:rsidR="00885026" w:rsidRDefault="00885026" w:rsidP="00885026">
            <w:pPr>
              <w:tabs>
                <w:tab w:val="left" w:pos="1288"/>
              </w:tabs>
              <w:spacing w:line="235" w:lineRule="auto"/>
              <w:ind w:right="246"/>
            </w:pPr>
            <w:r w:rsidRPr="001F5EB6">
              <w:rPr>
                <w:b/>
                <w:bCs/>
              </w:rPr>
              <w:t xml:space="preserve">Cristal </w:t>
            </w:r>
            <w:r>
              <w:rPr>
                <w:b/>
                <w:bCs/>
              </w:rPr>
              <w:t>Rojo</w:t>
            </w:r>
            <w:r>
              <w:t>:</w:t>
            </w:r>
            <w:r w:rsidRPr="001F5EB6">
              <w:t xml:space="preserve"> Habilidad de </w:t>
            </w:r>
            <w:r w:rsidRPr="001F5EB6">
              <w:rPr>
                <w:b/>
                <w:bCs/>
              </w:rPr>
              <w:t>Fuerza</w:t>
            </w:r>
            <w:r w:rsidRPr="001F5EB6">
              <w:t xml:space="preserve">. El color </w:t>
            </w:r>
            <w:r>
              <w:t>rojo</w:t>
            </w:r>
            <w:r w:rsidRPr="001F5EB6">
              <w:t xml:space="preserve"> comenza</w:t>
            </w:r>
            <w:r w:rsidR="00385CC2">
              <w:t>rá</w:t>
            </w:r>
            <w:r w:rsidRPr="001F5EB6">
              <w:t xml:space="preserve"> a restaurarse en el entorno</w:t>
            </w:r>
          </w:p>
        </w:tc>
      </w:tr>
      <w:tr w:rsidR="00094231" w14:paraId="16D564BD" w14:textId="77777777" w:rsidTr="00885026">
        <w:tc>
          <w:tcPr>
            <w:tcW w:w="1195" w:type="dxa"/>
            <w:vAlign w:val="center"/>
          </w:tcPr>
          <w:p w14:paraId="60E78C7F" w14:textId="70F9761F" w:rsidR="00885026" w:rsidRDefault="00885026" w:rsidP="00885026">
            <w:pPr>
              <w:tabs>
                <w:tab w:val="left" w:pos="1288"/>
              </w:tabs>
              <w:spacing w:line="235" w:lineRule="auto"/>
              <w:ind w:right="246"/>
              <w:jc w:val="center"/>
            </w:pPr>
            <w:r w:rsidRPr="001F5EB6">
              <w:t>Nivel 3</w:t>
            </w:r>
          </w:p>
        </w:tc>
        <w:tc>
          <w:tcPr>
            <w:tcW w:w="1842" w:type="dxa"/>
            <w:vAlign w:val="center"/>
          </w:tcPr>
          <w:p w14:paraId="2E05D7C1" w14:textId="2D356F16" w:rsidR="00885026" w:rsidRDefault="00885026" w:rsidP="00885026">
            <w:pPr>
              <w:tabs>
                <w:tab w:val="left" w:pos="1288"/>
              </w:tabs>
              <w:spacing w:line="235" w:lineRule="auto"/>
              <w:ind w:right="246"/>
            </w:pPr>
            <w:r>
              <w:t>Costa Ámbar</w:t>
            </w:r>
          </w:p>
        </w:tc>
        <w:tc>
          <w:tcPr>
            <w:tcW w:w="1276" w:type="dxa"/>
            <w:vAlign w:val="center"/>
          </w:tcPr>
          <w:p w14:paraId="3132C501" w14:textId="75F36127" w:rsidR="00885026" w:rsidRDefault="00885026" w:rsidP="00885026">
            <w:pPr>
              <w:tabs>
                <w:tab w:val="left" w:pos="1288"/>
              </w:tabs>
              <w:spacing w:line="235" w:lineRule="auto"/>
              <w:ind w:right="246"/>
            </w:pPr>
            <w:r w:rsidRPr="001F5EB6">
              <w:t>5–1</w:t>
            </w:r>
            <w:r>
              <w:t>0</w:t>
            </w:r>
            <w:r w:rsidRPr="001F5EB6">
              <w:t xml:space="preserve"> min</w:t>
            </w:r>
          </w:p>
        </w:tc>
        <w:tc>
          <w:tcPr>
            <w:tcW w:w="2476" w:type="dxa"/>
            <w:vAlign w:val="center"/>
          </w:tcPr>
          <w:p w14:paraId="03BC928E" w14:textId="14E2FDEC" w:rsidR="00885026" w:rsidRDefault="00885026" w:rsidP="00885026">
            <w:pPr>
              <w:tabs>
                <w:tab w:val="left" w:pos="1288"/>
              </w:tabs>
              <w:spacing w:line="235" w:lineRule="auto"/>
              <w:ind w:right="246"/>
            </w:pPr>
            <w:r w:rsidRPr="001F5EB6">
              <w:t xml:space="preserve">Narrativa </w:t>
            </w:r>
            <w:r>
              <w:t>en el juego y ambiente</w:t>
            </w:r>
          </w:p>
        </w:tc>
        <w:tc>
          <w:tcPr>
            <w:tcW w:w="1918" w:type="dxa"/>
            <w:vAlign w:val="center"/>
          </w:tcPr>
          <w:p w14:paraId="744F073B" w14:textId="7A4E3A22" w:rsidR="00885026" w:rsidRDefault="00885026" w:rsidP="00885026">
            <w:pPr>
              <w:tabs>
                <w:tab w:val="left" w:pos="1288"/>
              </w:tabs>
              <w:spacing w:line="235" w:lineRule="auto"/>
              <w:ind w:right="246"/>
            </w:pPr>
            <w:r w:rsidRPr="001F5EB6">
              <w:rPr>
                <w:b/>
                <w:bCs/>
              </w:rPr>
              <w:t xml:space="preserve">Cristal </w:t>
            </w:r>
            <w:r>
              <w:rPr>
                <w:b/>
                <w:bCs/>
              </w:rPr>
              <w:t>Amarillo:</w:t>
            </w:r>
            <w:r w:rsidRPr="001F5EB6">
              <w:t xml:space="preserve"> Habilidad de </w:t>
            </w:r>
            <w:r w:rsidRPr="001F5EB6">
              <w:rPr>
                <w:b/>
                <w:bCs/>
              </w:rPr>
              <w:t>Escudo</w:t>
            </w:r>
            <w:r w:rsidRPr="001F5EB6">
              <w:t xml:space="preserve">. El color </w:t>
            </w:r>
            <w:r>
              <w:t>amarillo</w:t>
            </w:r>
            <w:r w:rsidRPr="001F5EB6">
              <w:t xml:space="preserve"> comenza</w:t>
            </w:r>
            <w:r w:rsidR="00736C39">
              <w:t>rá</w:t>
            </w:r>
            <w:r w:rsidRPr="001F5EB6">
              <w:t xml:space="preserve"> a restaurarse en el entorno</w:t>
            </w:r>
          </w:p>
        </w:tc>
      </w:tr>
      <w:tr w:rsidR="00094231" w14:paraId="28286166" w14:textId="77777777" w:rsidTr="00885026">
        <w:tc>
          <w:tcPr>
            <w:tcW w:w="1195" w:type="dxa"/>
            <w:vAlign w:val="center"/>
          </w:tcPr>
          <w:p w14:paraId="13865558" w14:textId="411C2D76" w:rsidR="00885026" w:rsidRDefault="00885026" w:rsidP="00885026">
            <w:pPr>
              <w:tabs>
                <w:tab w:val="left" w:pos="1288"/>
              </w:tabs>
              <w:spacing w:line="235" w:lineRule="auto"/>
              <w:ind w:right="246"/>
              <w:jc w:val="center"/>
            </w:pPr>
            <w:r w:rsidRPr="001F5EB6">
              <w:t>Nivel Final</w:t>
            </w:r>
          </w:p>
        </w:tc>
        <w:tc>
          <w:tcPr>
            <w:tcW w:w="1842" w:type="dxa"/>
            <w:vAlign w:val="center"/>
          </w:tcPr>
          <w:p w14:paraId="2384CAAA" w14:textId="7108DCD5" w:rsidR="00885026" w:rsidRDefault="00885026" w:rsidP="00885026">
            <w:pPr>
              <w:tabs>
                <w:tab w:val="left" w:pos="1288"/>
              </w:tabs>
              <w:spacing w:line="235" w:lineRule="auto"/>
              <w:ind w:right="246"/>
            </w:pPr>
            <w:r>
              <w:t>Torre del Vacío</w:t>
            </w:r>
          </w:p>
        </w:tc>
        <w:tc>
          <w:tcPr>
            <w:tcW w:w="1276" w:type="dxa"/>
            <w:vAlign w:val="center"/>
          </w:tcPr>
          <w:p w14:paraId="385FB05A" w14:textId="7C0CD6D4" w:rsidR="00885026" w:rsidRDefault="00885026" w:rsidP="00885026">
            <w:pPr>
              <w:tabs>
                <w:tab w:val="left" w:pos="1288"/>
              </w:tabs>
              <w:spacing w:line="235" w:lineRule="auto"/>
              <w:ind w:right="246"/>
            </w:pPr>
            <w:r w:rsidRPr="001F5EB6">
              <w:t>10–15 min</w:t>
            </w:r>
          </w:p>
        </w:tc>
        <w:tc>
          <w:tcPr>
            <w:tcW w:w="2476" w:type="dxa"/>
            <w:vAlign w:val="center"/>
          </w:tcPr>
          <w:p w14:paraId="49FD494E" w14:textId="139A822C" w:rsidR="00885026" w:rsidRDefault="00885026" w:rsidP="00885026">
            <w:pPr>
              <w:tabs>
                <w:tab w:val="left" w:pos="1288"/>
              </w:tabs>
              <w:spacing w:line="235" w:lineRule="auto"/>
              <w:ind w:right="246"/>
            </w:pPr>
            <w:r w:rsidRPr="001F5EB6">
              <w:t xml:space="preserve">Escena </w:t>
            </w:r>
            <w:r>
              <w:t>final,</w:t>
            </w:r>
            <w:r w:rsidRPr="001F5EB6">
              <w:t xml:space="preserve"> </w:t>
            </w:r>
            <w:r>
              <w:t>desenlace</w:t>
            </w:r>
          </w:p>
        </w:tc>
        <w:tc>
          <w:tcPr>
            <w:tcW w:w="1918" w:type="dxa"/>
            <w:vAlign w:val="center"/>
          </w:tcPr>
          <w:p w14:paraId="14F222A9" w14:textId="29808EE7" w:rsidR="00885026" w:rsidRDefault="00885026" w:rsidP="00885026">
            <w:pPr>
              <w:tabs>
                <w:tab w:val="left" w:pos="1288"/>
              </w:tabs>
              <w:spacing w:line="235" w:lineRule="auto"/>
              <w:ind w:right="246"/>
            </w:pPr>
            <w:r w:rsidRPr="001F5EB6">
              <w:t xml:space="preserve">Combate final contra </w:t>
            </w:r>
            <w:r w:rsidRPr="009928A3">
              <w:t>El Vacío</w:t>
            </w:r>
            <w:r w:rsidRPr="001F5EB6">
              <w:t>. Uso combinado de todas las habilidades. Cierre narrativo.</w:t>
            </w:r>
          </w:p>
        </w:tc>
      </w:tr>
    </w:tbl>
    <w:p w14:paraId="0F8E856C" w14:textId="77777777" w:rsidR="006942DC" w:rsidRPr="00D57B9A" w:rsidRDefault="006942DC" w:rsidP="006942DC">
      <w:pPr>
        <w:tabs>
          <w:tab w:val="left" w:pos="1288"/>
        </w:tabs>
        <w:spacing w:line="235" w:lineRule="auto"/>
        <w:ind w:left="360" w:right="246"/>
      </w:pPr>
    </w:p>
    <w:p w14:paraId="65DEAED9" w14:textId="4B5F9F96" w:rsidR="00060C2A" w:rsidRPr="00060C2A" w:rsidRDefault="00160392" w:rsidP="00060C2A">
      <w:pPr>
        <w:tabs>
          <w:tab w:val="left" w:pos="1288"/>
        </w:tabs>
        <w:spacing w:line="235" w:lineRule="auto"/>
        <w:ind w:right="246"/>
        <w:rPr>
          <w:b/>
          <w:bCs/>
        </w:rPr>
      </w:pPr>
      <w:r>
        <w:rPr>
          <w:b/>
          <w:bCs/>
        </w:rPr>
        <w:t>RELACIÓN ENTRE HISTORIA Y JUGABILIDAD</w:t>
      </w:r>
    </w:p>
    <w:p w14:paraId="2AE69E7D" w14:textId="4911ED0F" w:rsidR="00060C2A" w:rsidRPr="00060C2A" w:rsidRDefault="00060C2A" w:rsidP="00E652A7">
      <w:pPr>
        <w:numPr>
          <w:ilvl w:val="0"/>
          <w:numId w:val="47"/>
        </w:numPr>
        <w:tabs>
          <w:tab w:val="left" w:pos="1288"/>
        </w:tabs>
        <w:spacing w:line="276" w:lineRule="auto"/>
        <w:ind w:right="246"/>
        <w:jc w:val="both"/>
      </w:pPr>
      <w:r w:rsidRPr="00060C2A">
        <w:t>La historia se comunica</w:t>
      </w:r>
      <w:r w:rsidR="007F1B9B">
        <w:t>rá</w:t>
      </w:r>
      <w:r w:rsidRPr="00060C2A">
        <w:t xml:space="preserve"> principalmente </w:t>
      </w:r>
      <w:r w:rsidRPr="000D130C">
        <w:t>a través del propio juego</w:t>
      </w:r>
      <w:r w:rsidRPr="00060C2A">
        <w:t>, utilizando:</w:t>
      </w:r>
    </w:p>
    <w:p w14:paraId="6C5AEB36" w14:textId="77777777" w:rsidR="00060C2A" w:rsidRPr="00060C2A" w:rsidRDefault="00060C2A" w:rsidP="00E652A7">
      <w:pPr>
        <w:numPr>
          <w:ilvl w:val="1"/>
          <w:numId w:val="47"/>
        </w:numPr>
        <w:tabs>
          <w:tab w:val="left" w:pos="1288"/>
        </w:tabs>
        <w:spacing w:line="276" w:lineRule="auto"/>
        <w:ind w:right="246"/>
        <w:jc w:val="both"/>
      </w:pPr>
      <w:r w:rsidRPr="00060C2A">
        <w:t>Cambios visuales en el escenario (reaparición del color).</w:t>
      </w:r>
    </w:p>
    <w:p w14:paraId="76FE7398" w14:textId="77777777" w:rsidR="00060C2A" w:rsidRPr="00060C2A" w:rsidRDefault="00060C2A" w:rsidP="00E652A7">
      <w:pPr>
        <w:numPr>
          <w:ilvl w:val="1"/>
          <w:numId w:val="47"/>
        </w:numPr>
        <w:tabs>
          <w:tab w:val="left" w:pos="1288"/>
        </w:tabs>
        <w:spacing w:line="276" w:lineRule="auto"/>
        <w:ind w:right="246"/>
        <w:jc w:val="both"/>
      </w:pPr>
      <w:r w:rsidRPr="00060C2A">
        <w:t>Diseño de niveles ligado a la habilidad recién obtenida.</w:t>
      </w:r>
    </w:p>
    <w:p w14:paraId="1AA58D86" w14:textId="481EDC46" w:rsidR="00060C2A" w:rsidRPr="00060C2A" w:rsidRDefault="00060C2A" w:rsidP="00E652A7">
      <w:pPr>
        <w:numPr>
          <w:ilvl w:val="0"/>
          <w:numId w:val="47"/>
        </w:numPr>
        <w:tabs>
          <w:tab w:val="left" w:pos="1288"/>
        </w:tabs>
        <w:spacing w:line="276" w:lineRule="auto"/>
        <w:ind w:right="246"/>
        <w:jc w:val="both"/>
      </w:pPr>
      <w:r w:rsidRPr="00060C2A">
        <w:t xml:space="preserve">Las </w:t>
      </w:r>
      <w:r w:rsidRPr="009A2AA3">
        <w:t>escenas</w:t>
      </w:r>
      <w:r w:rsidRPr="00060C2A">
        <w:rPr>
          <w:b/>
          <w:bCs/>
        </w:rPr>
        <w:t xml:space="preserve"> </w:t>
      </w:r>
      <w:r w:rsidRPr="00060C2A">
        <w:t>s</w:t>
      </w:r>
      <w:r w:rsidR="001C297E">
        <w:t>erán:</w:t>
      </w:r>
    </w:p>
    <w:p w14:paraId="5C331888" w14:textId="77777777" w:rsidR="00060C2A" w:rsidRPr="00060C2A" w:rsidRDefault="00060C2A" w:rsidP="00E652A7">
      <w:pPr>
        <w:numPr>
          <w:ilvl w:val="1"/>
          <w:numId w:val="47"/>
        </w:numPr>
        <w:tabs>
          <w:tab w:val="left" w:pos="1288"/>
        </w:tabs>
        <w:spacing w:line="276" w:lineRule="auto"/>
        <w:ind w:right="246"/>
        <w:jc w:val="both"/>
      </w:pPr>
      <w:r w:rsidRPr="00060C2A">
        <w:t>Breves.</w:t>
      </w:r>
    </w:p>
    <w:p w14:paraId="50C0EC30" w14:textId="6719E1A1" w:rsidR="00D8466A" w:rsidRDefault="00060C2A" w:rsidP="00C15472">
      <w:pPr>
        <w:numPr>
          <w:ilvl w:val="1"/>
          <w:numId w:val="47"/>
        </w:numPr>
        <w:tabs>
          <w:tab w:val="left" w:pos="1288"/>
        </w:tabs>
        <w:spacing w:line="276" w:lineRule="auto"/>
        <w:ind w:right="246"/>
        <w:jc w:val="both"/>
      </w:pPr>
      <w:r w:rsidRPr="00060C2A">
        <w:t>Usadas solo para marcar hitos narrativos importantes (inicio del juego</w:t>
      </w:r>
      <w:r w:rsidR="009A2AA3">
        <w:t xml:space="preserve"> y</w:t>
      </w:r>
      <w:r w:rsidR="001C297E">
        <w:t xml:space="preserve"> </w:t>
      </w:r>
      <w:r w:rsidRPr="00060C2A">
        <w:t>final).</w:t>
      </w:r>
    </w:p>
    <w:p w14:paraId="652C3F7E" w14:textId="77777777" w:rsidR="00C15472" w:rsidRPr="00C15472" w:rsidRDefault="00C15472" w:rsidP="00C15472">
      <w:pPr>
        <w:tabs>
          <w:tab w:val="left" w:pos="1288"/>
        </w:tabs>
        <w:spacing w:line="276" w:lineRule="auto"/>
        <w:ind w:right="246"/>
        <w:jc w:val="both"/>
      </w:pPr>
    </w:p>
    <w:p w14:paraId="384D2B6C" w14:textId="08D345D1" w:rsidR="00441F86" w:rsidRPr="00441F86" w:rsidRDefault="007F7AE9" w:rsidP="00E652A7">
      <w:pPr>
        <w:tabs>
          <w:tab w:val="left" w:pos="1288"/>
        </w:tabs>
        <w:spacing w:before="240" w:line="235" w:lineRule="auto"/>
        <w:ind w:right="246"/>
        <w:rPr>
          <w:b/>
          <w:bCs/>
        </w:rPr>
      </w:pPr>
      <w:r>
        <w:rPr>
          <w:b/>
          <w:bCs/>
        </w:rPr>
        <w:t>PROGRESIÓN DEL JUGADOR Y RECOMPENSAS</w:t>
      </w:r>
    </w:p>
    <w:p w14:paraId="03879BDD" w14:textId="1891FC38" w:rsidR="00441F86" w:rsidRPr="00441F86" w:rsidRDefault="00E652A7" w:rsidP="00E652A7">
      <w:pPr>
        <w:tabs>
          <w:tab w:val="left" w:pos="1288"/>
        </w:tabs>
        <w:spacing w:before="240" w:line="276" w:lineRule="auto"/>
        <w:ind w:right="246"/>
        <w:jc w:val="both"/>
        <w:rPr>
          <w:b/>
          <w:bCs/>
        </w:rPr>
      </w:pPr>
      <w:r>
        <w:rPr>
          <w:b/>
          <w:bCs/>
        </w:rPr>
        <w:t>HABILIDADES DESBLOQUEABLES</w:t>
      </w:r>
    </w:p>
    <w:p w14:paraId="047327A9" w14:textId="11777A46" w:rsidR="00441F86" w:rsidRPr="00441F86" w:rsidRDefault="00441F86" w:rsidP="00E652A7">
      <w:pPr>
        <w:tabs>
          <w:tab w:val="left" w:pos="1288"/>
        </w:tabs>
        <w:spacing w:line="276" w:lineRule="auto"/>
        <w:ind w:right="246"/>
        <w:jc w:val="both"/>
      </w:pPr>
      <w:r w:rsidRPr="00441F86">
        <w:t>Las habilidades se obten</w:t>
      </w:r>
      <w:r w:rsidR="00576FAD">
        <w:t>drán</w:t>
      </w:r>
      <w:r w:rsidRPr="00441F86">
        <w:t xml:space="preserve"> de forma </w:t>
      </w:r>
      <w:r w:rsidRPr="00D0580D">
        <w:t>lineal</w:t>
      </w:r>
      <w:r w:rsidRPr="00441F86">
        <w:t>, directamente ligadas a eventos narrativos clave:</w:t>
      </w:r>
    </w:p>
    <w:p w14:paraId="50C51E9D" w14:textId="6BDCE7EE" w:rsidR="00441F86" w:rsidRPr="00441F86" w:rsidRDefault="00441F86" w:rsidP="00E652A7">
      <w:pPr>
        <w:numPr>
          <w:ilvl w:val="0"/>
          <w:numId w:val="48"/>
        </w:numPr>
        <w:tabs>
          <w:tab w:val="left" w:pos="1288"/>
        </w:tabs>
        <w:spacing w:line="276" w:lineRule="auto"/>
        <w:ind w:right="246"/>
        <w:jc w:val="both"/>
      </w:pPr>
      <w:r w:rsidRPr="00441F86">
        <w:rPr>
          <w:b/>
          <w:bCs/>
        </w:rPr>
        <w:t>Cristal Azul</w:t>
      </w:r>
      <w:r w:rsidR="00D0580D">
        <w:rPr>
          <w:b/>
          <w:bCs/>
        </w:rPr>
        <w:t xml:space="preserve">: </w:t>
      </w:r>
      <w:r w:rsidRPr="00441F86">
        <w:rPr>
          <w:b/>
          <w:bCs/>
        </w:rPr>
        <w:t>Velocidad</w:t>
      </w:r>
    </w:p>
    <w:p w14:paraId="35344AEC" w14:textId="22F16C9F" w:rsidR="00441F86" w:rsidRPr="00441F86" w:rsidRDefault="00441F86" w:rsidP="00E652A7">
      <w:pPr>
        <w:numPr>
          <w:ilvl w:val="1"/>
          <w:numId w:val="48"/>
        </w:numPr>
        <w:tabs>
          <w:tab w:val="left" w:pos="1288"/>
        </w:tabs>
        <w:spacing w:line="276" w:lineRule="auto"/>
        <w:ind w:right="246"/>
        <w:jc w:val="both"/>
      </w:pPr>
      <w:r w:rsidRPr="00441F86">
        <w:t>Permit</w:t>
      </w:r>
      <w:r w:rsidR="00392C47">
        <w:t xml:space="preserve">irá </w:t>
      </w:r>
      <w:r w:rsidRPr="00441F86">
        <w:t>desplazamientos rápidos y saltos más largos.</w:t>
      </w:r>
    </w:p>
    <w:p w14:paraId="322B0A10" w14:textId="575318A8" w:rsidR="00441F86" w:rsidRPr="00441F86" w:rsidRDefault="00441F86" w:rsidP="00E652A7">
      <w:pPr>
        <w:numPr>
          <w:ilvl w:val="1"/>
          <w:numId w:val="48"/>
        </w:numPr>
        <w:tabs>
          <w:tab w:val="left" w:pos="1288"/>
        </w:tabs>
        <w:spacing w:line="276" w:lineRule="auto"/>
        <w:ind w:right="246"/>
        <w:jc w:val="both"/>
      </w:pPr>
      <w:r w:rsidRPr="00441F86">
        <w:t xml:space="preserve">Narrativamente simboliza el primer </w:t>
      </w:r>
      <w:r w:rsidR="00F877B1">
        <w:t xml:space="preserve">avance </w:t>
      </w:r>
      <w:r w:rsidR="00185C64">
        <w:t>para derrotar al Vacío</w:t>
      </w:r>
      <w:r w:rsidRPr="00441F86">
        <w:t>.</w:t>
      </w:r>
    </w:p>
    <w:p w14:paraId="382DE8D8" w14:textId="3247B5A4" w:rsidR="00441F86" w:rsidRPr="00441F86" w:rsidRDefault="00441F86" w:rsidP="00E652A7">
      <w:pPr>
        <w:numPr>
          <w:ilvl w:val="0"/>
          <w:numId w:val="48"/>
        </w:numPr>
        <w:tabs>
          <w:tab w:val="left" w:pos="1288"/>
        </w:tabs>
        <w:spacing w:line="276" w:lineRule="auto"/>
        <w:ind w:right="246"/>
        <w:jc w:val="both"/>
      </w:pPr>
      <w:r w:rsidRPr="00441F86">
        <w:rPr>
          <w:b/>
          <w:bCs/>
        </w:rPr>
        <w:t xml:space="preserve">Cristal </w:t>
      </w:r>
      <w:r>
        <w:rPr>
          <w:b/>
          <w:bCs/>
        </w:rPr>
        <w:t>Rojo</w:t>
      </w:r>
      <w:r w:rsidR="00D0580D">
        <w:rPr>
          <w:b/>
          <w:bCs/>
        </w:rPr>
        <w:t>:</w:t>
      </w:r>
      <w:r w:rsidRPr="00441F86">
        <w:rPr>
          <w:b/>
          <w:bCs/>
        </w:rPr>
        <w:t xml:space="preserve"> Fuerza</w:t>
      </w:r>
    </w:p>
    <w:p w14:paraId="544A88EC" w14:textId="4D8B04D7" w:rsidR="00441F86" w:rsidRPr="00441F86" w:rsidRDefault="00441F86" w:rsidP="00E652A7">
      <w:pPr>
        <w:numPr>
          <w:ilvl w:val="1"/>
          <w:numId w:val="48"/>
        </w:numPr>
        <w:tabs>
          <w:tab w:val="left" w:pos="1288"/>
        </w:tabs>
        <w:spacing w:line="276" w:lineRule="auto"/>
        <w:ind w:right="246"/>
        <w:jc w:val="both"/>
      </w:pPr>
      <w:r w:rsidRPr="00441F86">
        <w:t>Permit</w:t>
      </w:r>
      <w:r w:rsidR="00F877B1">
        <w:t>irá</w:t>
      </w:r>
      <w:r w:rsidRPr="00441F86">
        <w:t xml:space="preserve"> </w:t>
      </w:r>
      <w:r w:rsidR="00577B0F">
        <w:t xml:space="preserve">infligir más daño a los enemigos y </w:t>
      </w:r>
      <w:r w:rsidRPr="00441F86">
        <w:t xml:space="preserve">destruir </w:t>
      </w:r>
      <w:r w:rsidR="00577B0F">
        <w:t xml:space="preserve">bloques </w:t>
      </w:r>
      <w:r w:rsidR="00614617">
        <w:t>más robustos.</w:t>
      </w:r>
    </w:p>
    <w:p w14:paraId="54A02F54" w14:textId="2BB21EF9" w:rsidR="00441F86" w:rsidRPr="00441F86" w:rsidRDefault="00441F86" w:rsidP="00E652A7">
      <w:pPr>
        <w:numPr>
          <w:ilvl w:val="0"/>
          <w:numId w:val="48"/>
        </w:numPr>
        <w:tabs>
          <w:tab w:val="left" w:pos="1288"/>
        </w:tabs>
        <w:spacing w:line="276" w:lineRule="auto"/>
        <w:ind w:right="246"/>
        <w:jc w:val="both"/>
      </w:pPr>
      <w:r w:rsidRPr="00441F86">
        <w:rPr>
          <w:b/>
          <w:bCs/>
        </w:rPr>
        <w:t xml:space="preserve">Cristal </w:t>
      </w:r>
      <w:r>
        <w:rPr>
          <w:b/>
          <w:bCs/>
        </w:rPr>
        <w:t>Amarillo</w:t>
      </w:r>
      <w:r w:rsidR="00D0580D">
        <w:rPr>
          <w:b/>
          <w:bCs/>
        </w:rPr>
        <w:t>:</w:t>
      </w:r>
      <w:r w:rsidRPr="00441F86">
        <w:rPr>
          <w:b/>
          <w:bCs/>
        </w:rPr>
        <w:t xml:space="preserve"> Escudo</w:t>
      </w:r>
    </w:p>
    <w:p w14:paraId="7E6797A0" w14:textId="567F6257" w:rsidR="00441F86" w:rsidRPr="00441F86" w:rsidRDefault="00441F86" w:rsidP="00E652A7">
      <w:pPr>
        <w:numPr>
          <w:ilvl w:val="1"/>
          <w:numId w:val="48"/>
        </w:numPr>
        <w:tabs>
          <w:tab w:val="left" w:pos="1288"/>
        </w:tabs>
        <w:spacing w:line="276" w:lineRule="auto"/>
        <w:ind w:right="246"/>
        <w:jc w:val="both"/>
      </w:pPr>
      <w:r w:rsidRPr="00441F86">
        <w:t>Permit</w:t>
      </w:r>
      <w:r w:rsidR="00597A9F">
        <w:t>irá</w:t>
      </w:r>
      <w:r w:rsidRPr="00441F86">
        <w:t xml:space="preserve"> bloquear daño o atravesar zonas peligrosas.</w:t>
      </w:r>
    </w:p>
    <w:p w14:paraId="663AB4EC" w14:textId="77777777" w:rsidR="00441F86" w:rsidRPr="00953EBE" w:rsidRDefault="00441F86" w:rsidP="00E652A7">
      <w:pPr>
        <w:tabs>
          <w:tab w:val="left" w:pos="1288"/>
        </w:tabs>
        <w:spacing w:line="276" w:lineRule="auto"/>
        <w:ind w:right="246"/>
        <w:jc w:val="both"/>
      </w:pPr>
    </w:p>
    <w:p w14:paraId="0F33AFC1" w14:textId="10EC19F3" w:rsidR="00160392" w:rsidRPr="009C31E6" w:rsidRDefault="00160392" w:rsidP="00E652A7">
      <w:pPr>
        <w:tabs>
          <w:tab w:val="left" w:pos="1288"/>
        </w:tabs>
        <w:spacing w:line="276" w:lineRule="auto"/>
        <w:ind w:right="246"/>
        <w:jc w:val="both"/>
        <w:rPr>
          <w:b/>
        </w:rPr>
      </w:pPr>
      <w:r w:rsidRPr="009C31E6">
        <w:rPr>
          <w:b/>
          <w:bCs/>
        </w:rPr>
        <w:t>R</w:t>
      </w:r>
      <w:r w:rsidR="00B577E6">
        <w:rPr>
          <w:b/>
          <w:bCs/>
        </w:rPr>
        <w:t>ITMO Y CURVA DE DIFICULTAD</w:t>
      </w:r>
    </w:p>
    <w:p w14:paraId="4CEA4120" w14:textId="1CAE959B" w:rsidR="00160392" w:rsidRPr="009C31E6" w:rsidRDefault="00160392" w:rsidP="00E652A7">
      <w:pPr>
        <w:pStyle w:val="ListParagraph"/>
        <w:numPr>
          <w:ilvl w:val="0"/>
          <w:numId w:val="27"/>
        </w:numPr>
        <w:tabs>
          <w:tab w:val="left" w:pos="1288"/>
        </w:tabs>
        <w:spacing w:line="276" w:lineRule="auto"/>
        <w:ind w:right="246"/>
        <w:jc w:val="both"/>
      </w:pPr>
      <w:r w:rsidRPr="009C31E6">
        <w:t>La dificultad aumenta</w:t>
      </w:r>
      <w:r w:rsidR="00992D97">
        <w:t>rá</w:t>
      </w:r>
      <w:r w:rsidRPr="009C31E6">
        <w:t xml:space="preserve"> progresivamente mediante:</w:t>
      </w:r>
    </w:p>
    <w:p w14:paraId="51D14370" w14:textId="77777777" w:rsidR="00160392" w:rsidRPr="009C31E6" w:rsidRDefault="00160392" w:rsidP="00E652A7">
      <w:pPr>
        <w:numPr>
          <w:ilvl w:val="1"/>
          <w:numId w:val="48"/>
        </w:numPr>
        <w:tabs>
          <w:tab w:val="left" w:pos="1288"/>
        </w:tabs>
        <w:spacing w:line="276" w:lineRule="auto"/>
        <w:ind w:right="246"/>
        <w:jc w:val="both"/>
      </w:pPr>
      <w:r w:rsidRPr="009C31E6">
        <w:t>Introducción escalonada de habilidades.</w:t>
      </w:r>
    </w:p>
    <w:p w14:paraId="6414FF38" w14:textId="77777777" w:rsidR="00160392" w:rsidRPr="009C31E6" w:rsidRDefault="00160392" w:rsidP="00E652A7">
      <w:pPr>
        <w:numPr>
          <w:ilvl w:val="1"/>
          <w:numId w:val="48"/>
        </w:numPr>
        <w:tabs>
          <w:tab w:val="left" w:pos="1288"/>
        </w:tabs>
        <w:spacing w:line="276" w:lineRule="auto"/>
        <w:ind w:right="246"/>
        <w:jc w:val="both"/>
      </w:pPr>
      <w:r w:rsidRPr="009C31E6">
        <w:t>Combinación de mecánicas en niveles posteriores.</w:t>
      </w:r>
    </w:p>
    <w:p w14:paraId="148FF7E4" w14:textId="6119279B" w:rsidR="00160392" w:rsidRPr="009C31E6" w:rsidRDefault="00160392" w:rsidP="00E652A7">
      <w:pPr>
        <w:pStyle w:val="ListParagraph"/>
        <w:numPr>
          <w:ilvl w:val="0"/>
          <w:numId w:val="27"/>
        </w:numPr>
        <w:tabs>
          <w:tab w:val="left" w:pos="1288"/>
        </w:tabs>
        <w:spacing w:line="276" w:lineRule="auto"/>
        <w:ind w:right="246"/>
        <w:jc w:val="both"/>
      </w:pPr>
      <w:r w:rsidRPr="009C31E6">
        <w:t>El nivel final exig</w:t>
      </w:r>
      <w:r w:rsidR="00F03186">
        <w:t>irá</w:t>
      </w:r>
      <w:r w:rsidRPr="009C31E6">
        <w:t xml:space="preserve"> el dominio de todas las habilidades adquiridas, cerrando la curva de aprendizaje.</w:t>
      </w:r>
    </w:p>
    <w:p w14:paraId="486231FD" w14:textId="77777777" w:rsidR="00AD1896" w:rsidRPr="00160392" w:rsidRDefault="00AD1896" w:rsidP="00160392">
      <w:pPr>
        <w:tabs>
          <w:tab w:val="left" w:pos="1288"/>
        </w:tabs>
        <w:spacing w:line="235" w:lineRule="auto"/>
        <w:ind w:right="246"/>
        <w:rPr>
          <w:sz w:val="20"/>
          <w:szCs w:val="20"/>
        </w:rPr>
      </w:pPr>
    </w:p>
    <w:p w14:paraId="30283589" w14:textId="77777777" w:rsidR="00EF5327" w:rsidRDefault="00E9248D" w:rsidP="00846619">
      <w:pPr>
        <w:pStyle w:val="Heading1"/>
        <w:rPr>
          <w:u w:val="none"/>
        </w:rPr>
      </w:pPr>
      <w:bookmarkStart w:id="84" w:name="_bookmark24"/>
      <w:bookmarkStart w:id="85" w:name="_Toc221381887"/>
      <w:bookmarkEnd w:id="84"/>
      <w:r>
        <w:t>CLASIFICACIÓN</w:t>
      </w:r>
      <w:r>
        <w:rPr>
          <w:spacing w:val="-4"/>
        </w:rPr>
        <w:t xml:space="preserve"> </w:t>
      </w:r>
      <w:r>
        <w:t>DE</w:t>
      </w:r>
      <w:r>
        <w:rPr>
          <w:spacing w:val="-1"/>
        </w:rPr>
        <w:t xml:space="preserve"> </w:t>
      </w:r>
      <w:r>
        <w:t>LA</w:t>
      </w:r>
      <w:r>
        <w:rPr>
          <w:spacing w:val="-7"/>
        </w:rPr>
        <w:t xml:space="preserve"> </w:t>
      </w:r>
      <w:r>
        <w:rPr>
          <w:spacing w:val="-2"/>
        </w:rPr>
        <w:t>JUGABILIDAD</w:t>
      </w:r>
      <w:bookmarkEnd w:id="85"/>
    </w:p>
    <w:p w14:paraId="2BA7769D" w14:textId="77777777" w:rsidR="00FE39A1" w:rsidRPr="00FE39A1" w:rsidRDefault="00FE39A1" w:rsidP="00E652A7">
      <w:pPr>
        <w:pStyle w:val="BodyText"/>
        <w:spacing w:before="118" w:line="276" w:lineRule="auto"/>
        <w:ind w:left="0" w:firstLine="0"/>
        <w:jc w:val="both"/>
        <w:rPr>
          <w:b/>
          <w:bCs/>
          <w:spacing w:val="-2"/>
          <w:sz w:val="22"/>
          <w:szCs w:val="22"/>
        </w:rPr>
      </w:pPr>
      <w:r w:rsidRPr="00FE39A1">
        <w:rPr>
          <w:b/>
          <w:bCs/>
          <w:spacing w:val="-2"/>
          <w:sz w:val="22"/>
          <w:szCs w:val="22"/>
        </w:rPr>
        <w:t>TIPO DE JUEGO PRINCIPAL</w:t>
      </w:r>
    </w:p>
    <w:p w14:paraId="527E38E1" w14:textId="77777777" w:rsidR="00FE39A1" w:rsidRPr="00FE39A1" w:rsidRDefault="00FE39A1" w:rsidP="00E652A7">
      <w:pPr>
        <w:tabs>
          <w:tab w:val="left" w:pos="1288"/>
        </w:tabs>
        <w:spacing w:line="276" w:lineRule="auto"/>
        <w:jc w:val="both"/>
      </w:pPr>
      <w:r w:rsidRPr="00FE39A1">
        <w:t>Plataformas de acción 2D con énfasis en movilidad, combate y progresión de habilidades.</w:t>
      </w:r>
    </w:p>
    <w:p w14:paraId="293FD1A5" w14:textId="77777777" w:rsidR="001E26F9" w:rsidRDefault="001E26F9" w:rsidP="00E652A7">
      <w:pPr>
        <w:tabs>
          <w:tab w:val="left" w:pos="1288"/>
        </w:tabs>
        <w:spacing w:line="276" w:lineRule="auto"/>
        <w:jc w:val="both"/>
        <w:rPr>
          <w:b/>
          <w:bCs/>
        </w:rPr>
      </w:pPr>
    </w:p>
    <w:p w14:paraId="66637109" w14:textId="4D63B9C4" w:rsidR="001E26F9" w:rsidRPr="001E26F9" w:rsidRDefault="009665A3" w:rsidP="00E652A7">
      <w:pPr>
        <w:tabs>
          <w:tab w:val="left" w:pos="1288"/>
        </w:tabs>
        <w:spacing w:line="276" w:lineRule="auto"/>
        <w:jc w:val="both"/>
        <w:rPr>
          <w:b/>
          <w:bCs/>
        </w:rPr>
      </w:pPr>
      <w:r>
        <w:rPr>
          <w:b/>
          <w:bCs/>
        </w:rPr>
        <w:t>DESCRIPCIÓN DE LA JUGABILIDAD</w:t>
      </w:r>
    </w:p>
    <w:p w14:paraId="0FF45458" w14:textId="77777777" w:rsidR="001E26F9" w:rsidRPr="001E26F9" w:rsidRDefault="001E26F9" w:rsidP="00E652A7">
      <w:pPr>
        <w:tabs>
          <w:tab w:val="left" w:pos="1288"/>
        </w:tabs>
        <w:spacing w:line="276" w:lineRule="auto"/>
        <w:jc w:val="both"/>
      </w:pPr>
      <w:r w:rsidRPr="001E26F9">
        <w:rPr>
          <w:b/>
          <w:bCs/>
        </w:rPr>
        <w:t>Plataformas de precisión:</w:t>
      </w:r>
    </w:p>
    <w:p w14:paraId="2B5477EE" w14:textId="34494B7D" w:rsidR="001E26F9" w:rsidRPr="001E26F9" w:rsidRDefault="001E26F9" w:rsidP="00E652A7">
      <w:pPr>
        <w:numPr>
          <w:ilvl w:val="0"/>
          <w:numId w:val="49"/>
        </w:numPr>
        <w:tabs>
          <w:tab w:val="left" w:pos="1288"/>
        </w:tabs>
        <w:spacing w:line="276" w:lineRule="auto"/>
        <w:jc w:val="both"/>
      </w:pPr>
      <w:r w:rsidRPr="001E26F9">
        <w:t>Saltos medidos y control aéreo</w:t>
      </w:r>
      <w:r w:rsidR="00287EE4">
        <w:t>.</w:t>
      </w:r>
    </w:p>
    <w:p w14:paraId="6289B5A2" w14:textId="3F40E065" w:rsidR="001E26F9" w:rsidRPr="001E26F9" w:rsidRDefault="001E26F9" w:rsidP="00E652A7">
      <w:pPr>
        <w:numPr>
          <w:ilvl w:val="0"/>
          <w:numId w:val="49"/>
        </w:numPr>
        <w:tabs>
          <w:tab w:val="left" w:pos="1288"/>
        </w:tabs>
        <w:spacing w:line="276" w:lineRule="auto"/>
        <w:jc w:val="both"/>
      </w:pPr>
      <w:r w:rsidRPr="001E26F9">
        <w:t xml:space="preserve">Obstáculos que requieren </w:t>
      </w:r>
      <w:r>
        <w:t>habilidad.</w:t>
      </w:r>
    </w:p>
    <w:p w14:paraId="5809EF54" w14:textId="25B806E2" w:rsidR="001E26F9" w:rsidRPr="001E26F9" w:rsidRDefault="001E26F9" w:rsidP="00E652A7">
      <w:pPr>
        <w:numPr>
          <w:ilvl w:val="0"/>
          <w:numId w:val="49"/>
        </w:numPr>
        <w:tabs>
          <w:tab w:val="left" w:pos="1288"/>
        </w:tabs>
        <w:spacing w:line="276" w:lineRule="auto"/>
        <w:jc w:val="both"/>
      </w:pPr>
      <w:r w:rsidRPr="001E26F9">
        <w:t xml:space="preserve">Similar a: </w:t>
      </w:r>
      <w:r w:rsidRPr="001E26F9">
        <w:rPr>
          <w:i/>
          <w:iCs/>
        </w:rPr>
        <w:t>Celeste</w:t>
      </w:r>
      <w:r w:rsidRPr="001E26F9">
        <w:t xml:space="preserve">, </w:t>
      </w:r>
      <w:r w:rsidRPr="001E26F9">
        <w:rPr>
          <w:i/>
          <w:iCs/>
        </w:rPr>
        <w:t>Super Mario Bros</w:t>
      </w:r>
      <w:r>
        <w:rPr>
          <w:i/>
          <w:iCs/>
        </w:rPr>
        <w:t>.</w:t>
      </w:r>
    </w:p>
    <w:p w14:paraId="102F3D70" w14:textId="77777777" w:rsidR="001E26F9" w:rsidRPr="001E26F9" w:rsidRDefault="001E26F9" w:rsidP="00E652A7">
      <w:pPr>
        <w:tabs>
          <w:tab w:val="left" w:pos="1288"/>
        </w:tabs>
        <w:spacing w:line="276" w:lineRule="auto"/>
        <w:jc w:val="both"/>
      </w:pPr>
      <w:r w:rsidRPr="001E26F9">
        <w:rPr>
          <w:b/>
          <w:bCs/>
        </w:rPr>
        <w:t>Combate de acción:</w:t>
      </w:r>
    </w:p>
    <w:p w14:paraId="7F54B5F2" w14:textId="7AE1D2F9" w:rsidR="001E26F9" w:rsidRPr="001E26F9" w:rsidRDefault="001E26F9" w:rsidP="00E652A7">
      <w:pPr>
        <w:numPr>
          <w:ilvl w:val="0"/>
          <w:numId w:val="50"/>
        </w:numPr>
        <w:tabs>
          <w:tab w:val="left" w:pos="1288"/>
        </w:tabs>
        <w:spacing w:line="276" w:lineRule="auto"/>
        <w:jc w:val="both"/>
      </w:pPr>
      <w:r w:rsidRPr="001E26F9">
        <w:t>Enfrentamientos contra enemigos</w:t>
      </w:r>
      <w:r w:rsidR="00551C2C">
        <w:t xml:space="preserve"> con patrones</w:t>
      </w:r>
      <w:r w:rsidR="00287EE4">
        <w:t>.</w:t>
      </w:r>
    </w:p>
    <w:p w14:paraId="6FD4F0F5" w14:textId="44678F1F" w:rsidR="001E26F9" w:rsidRPr="001E26F9" w:rsidRDefault="001E26F9" w:rsidP="00E652A7">
      <w:pPr>
        <w:numPr>
          <w:ilvl w:val="0"/>
          <w:numId w:val="50"/>
        </w:numPr>
        <w:tabs>
          <w:tab w:val="left" w:pos="1288"/>
        </w:tabs>
        <w:spacing w:line="276" w:lineRule="auto"/>
        <w:jc w:val="both"/>
      </w:pPr>
      <w:r w:rsidRPr="001E26F9">
        <w:t xml:space="preserve">Combate cuerpo a cuerpo </w:t>
      </w:r>
      <w:r>
        <w:t>simple</w:t>
      </w:r>
      <w:r w:rsidR="00287EE4">
        <w:t>.</w:t>
      </w:r>
    </w:p>
    <w:p w14:paraId="572CE482" w14:textId="53EA6B0E" w:rsidR="001E26F9" w:rsidRPr="001E26F9" w:rsidRDefault="001E26F9" w:rsidP="00E652A7">
      <w:pPr>
        <w:numPr>
          <w:ilvl w:val="0"/>
          <w:numId w:val="50"/>
        </w:numPr>
        <w:tabs>
          <w:tab w:val="left" w:pos="1288"/>
        </w:tabs>
        <w:spacing w:line="276" w:lineRule="auto"/>
        <w:jc w:val="both"/>
      </w:pPr>
      <w:r w:rsidRPr="001E26F9">
        <w:t>Je</w:t>
      </w:r>
      <w:r w:rsidR="00551C2C">
        <w:t>fes</w:t>
      </w:r>
      <w:r w:rsidR="00115C53">
        <w:t xml:space="preserve"> con comportamientos distintos</w:t>
      </w:r>
      <w:r w:rsidR="00287EE4">
        <w:t>.</w:t>
      </w:r>
    </w:p>
    <w:p w14:paraId="704732A7" w14:textId="459BCDAF" w:rsidR="001E26F9" w:rsidRPr="00E312A1" w:rsidRDefault="001E26F9" w:rsidP="00E652A7">
      <w:pPr>
        <w:numPr>
          <w:ilvl w:val="0"/>
          <w:numId w:val="50"/>
        </w:numPr>
        <w:tabs>
          <w:tab w:val="left" w:pos="1288"/>
        </w:tabs>
        <w:spacing w:line="276" w:lineRule="auto"/>
        <w:jc w:val="both"/>
        <w:rPr>
          <w:lang w:val="en-US"/>
        </w:rPr>
      </w:pPr>
      <w:r w:rsidRPr="00E312A1">
        <w:rPr>
          <w:lang w:val="en-US"/>
        </w:rPr>
        <w:t xml:space="preserve">Similar a: </w:t>
      </w:r>
      <w:r w:rsidRPr="00E312A1">
        <w:rPr>
          <w:i/>
          <w:lang w:val="en-US"/>
        </w:rPr>
        <w:t>Hollow Knight</w:t>
      </w:r>
      <w:r w:rsidR="00287EE4" w:rsidRPr="00E312A1">
        <w:rPr>
          <w:i/>
          <w:lang w:val="en-US"/>
        </w:rPr>
        <w:t>, Rogue Legacy.</w:t>
      </w:r>
    </w:p>
    <w:p w14:paraId="766F324A" w14:textId="77777777" w:rsidR="001E26F9" w:rsidRPr="001E26F9" w:rsidRDefault="001E26F9" w:rsidP="00E652A7">
      <w:pPr>
        <w:tabs>
          <w:tab w:val="left" w:pos="1288"/>
        </w:tabs>
        <w:spacing w:line="276" w:lineRule="auto"/>
        <w:jc w:val="both"/>
      </w:pPr>
      <w:r w:rsidRPr="001E26F9">
        <w:rPr>
          <w:b/>
          <w:bCs/>
        </w:rPr>
        <w:t>Progresión de habilidades:</w:t>
      </w:r>
    </w:p>
    <w:p w14:paraId="22E94A61" w14:textId="7AF32616" w:rsidR="001E26F9" w:rsidRPr="001E26F9" w:rsidRDefault="001E26F9" w:rsidP="00E652A7">
      <w:pPr>
        <w:numPr>
          <w:ilvl w:val="0"/>
          <w:numId w:val="51"/>
        </w:numPr>
        <w:tabs>
          <w:tab w:val="left" w:pos="1288"/>
        </w:tabs>
        <w:spacing w:line="276" w:lineRule="auto"/>
        <w:jc w:val="both"/>
      </w:pPr>
      <w:r w:rsidRPr="001E26F9">
        <w:t xml:space="preserve">Poderes </w:t>
      </w:r>
      <w:r w:rsidR="001F1054">
        <w:t>desbloqueables</w:t>
      </w:r>
      <w:r w:rsidR="00A325B5">
        <w:t>.</w:t>
      </w:r>
    </w:p>
    <w:p w14:paraId="6AD72AB3" w14:textId="60FD92BC" w:rsidR="001E26F9" w:rsidRPr="001E26F9" w:rsidRDefault="001E26F9" w:rsidP="00E652A7">
      <w:pPr>
        <w:numPr>
          <w:ilvl w:val="0"/>
          <w:numId w:val="51"/>
        </w:numPr>
        <w:tabs>
          <w:tab w:val="left" w:pos="1288"/>
        </w:tabs>
        <w:spacing w:line="276" w:lineRule="auto"/>
        <w:jc w:val="both"/>
      </w:pPr>
      <w:r w:rsidRPr="001E26F9">
        <w:t>Niveles posteriores requieren combinación de poderes</w:t>
      </w:r>
      <w:r w:rsidR="00A325B5">
        <w:t>.</w:t>
      </w:r>
    </w:p>
    <w:p w14:paraId="73F3F436" w14:textId="40220DBB" w:rsidR="001E26F9" w:rsidRPr="00E312A1" w:rsidRDefault="001E26F9" w:rsidP="00E652A7">
      <w:pPr>
        <w:numPr>
          <w:ilvl w:val="0"/>
          <w:numId w:val="51"/>
        </w:numPr>
        <w:tabs>
          <w:tab w:val="left" w:pos="1288"/>
        </w:tabs>
        <w:spacing w:line="276" w:lineRule="auto"/>
        <w:jc w:val="both"/>
        <w:rPr>
          <w:lang w:val="en-US"/>
        </w:rPr>
      </w:pPr>
      <w:r w:rsidRPr="00E312A1">
        <w:rPr>
          <w:lang w:val="en-US"/>
        </w:rPr>
        <w:t xml:space="preserve">Similar a: </w:t>
      </w:r>
      <w:r w:rsidRPr="00E312A1">
        <w:rPr>
          <w:i/>
          <w:lang w:val="en-US"/>
        </w:rPr>
        <w:t>Mega Man</w:t>
      </w:r>
      <w:r w:rsidR="0015008E" w:rsidRPr="00E312A1">
        <w:rPr>
          <w:i/>
          <w:lang w:val="en-US"/>
        </w:rPr>
        <w:t>, Hollow Knight</w:t>
      </w:r>
      <w:r w:rsidR="00685132" w:rsidRPr="00E312A1">
        <w:rPr>
          <w:i/>
          <w:lang w:val="en-US"/>
        </w:rPr>
        <w:t>.</w:t>
      </w:r>
    </w:p>
    <w:p w14:paraId="6BA99CBF" w14:textId="77777777" w:rsidR="00AD1896" w:rsidRPr="003E5963" w:rsidRDefault="00AD1896" w:rsidP="00AD1896">
      <w:pPr>
        <w:rPr>
          <w:rFonts w:ascii="Trebuchet MS" w:hAnsi="Trebuchet MS"/>
          <w:i/>
          <w:sz w:val="20"/>
          <w:szCs w:val="20"/>
          <w:lang w:val="en-US"/>
        </w:rPr>
      </w:pPr>
    </w:p>
    <w:p w14:paraId="644490CC" w14:textId="77777777" w:rsidR="00EF5327" w:rsidRDefault="00E9248D" w:rsidP="00846619">
      <w:pPr>
        <w:pStyle w:val="Heading1"/>
        <w:rPr>
          <w:u w:val="none"/>
        </w:rPr>
      </w:pPr>
      <w:bookmarkStart w:id="86" w:name="_bookmark26"/>
      <w:bookmarkStart w:id="87" w:name="_Toc221381888"/>
      <w:bookmarkEnd w:id="86"/>
      <w:r>
        <w:t>MECÁNICAS</w:t>
      </w:r>
      <w:r>
        <w:rPr>
          <w:spacing w:val="22"/>
        </w:rPr>
        <w:t xml:space="preserve"> </w:t>
      </w:r>
      <w:r>
        <w:t>UNIVERSALES</w:t>
      </w:r>
      <w:bookmarkEnd w:id="87"/>
    </w:p>
    <w:p w14:paraId="678A0AA7" w14:textId="77777777" w:rsidR="00AD1896" w:rsidRDefault="00AD1896" w:rsidP="005C6445">
      <w:pPr>
        <w:tabs>
          <w:tab w:val="left" w:pos="1288"/>
        </w:tabs>
        <w:rPr>
          <w:sz w:val="20"/>
          <w:szCs w:val="20"/>
        </w:rPr>
      </w:pPr>
    </w:p>
    <w:p w14:paraId="73AC17CB" w14:textId="77777777" w:rsidR="005C6445" w:rsidRPr="005C6445" w:rsidRDefault="005C6445" w:rsidP="00E652A7">
      <w:pPr>
        <w:tabs>
          <w:tab w:val="left" w:pos="1288"/>
        </w:tabs>
        <w:spacing w:line="276" w:lineRule="auto"/>
        <w:jc w:val="both"/>
        <w:rPr>
          <w:b/>
        </w:rPr>
      </w:pPr>
      <w:bookmarkStart w:id="88" w:name="_bookmark27"/>
      <w:bookmarkEnd w:id="88"/>
      <w:r w:rsidRPr="33872E51">
        <w:rPr>
          <w:b/>
        </w:rPr>
        <w:t>MECÁNICAS DE PLATAFORMA</w:t>
      </w:r>
    </w:p>
    <w:p w14:paraId="2C19CA3F" w14:textId="77777777" w:rsidR="005C6445" w:rsidRPr="005C6445" w:rsidRDefault="005C6445" w:rsidP="00E652A7">
      <w:pPr>
        <w:tabs>
          <w:tab w:val="left" w:pos="1288"/>
        </w:tabs>
        <w:spacing w:line="276" w:lineRule="auto"/>
        <w:jc w:val="both"/>
        <w:rPr>
          <w:b/>
        </w:rPr>
      </w:pPr>
      <w:r w:rsidRPr="33872E51">
        <w:rPr>
          <w:b/>
        </w:rPr>
        <w:t>Plataformas Estáticas</w:t>
      </w:r>
    </w:p>
    <w:p w14:paraId="7470A455" w14:textId="0DBE8C8D" w:rsidR="005C6445" w:rsidRPr="005C6445" w:rsidRDefault="005C6445" w:rsidP="00E652A7">
      <w:pPr>
        <w:numPr>
          <w:ilvl w:val="0"/>
          <w:numId w:val="52"/>
        </w:numPr>
        <w:tabs>
          <w:tab w:val="left" w:pos="1288"/>
        </w:tabs>
        <w:spacing w:line="276" w:lineRule="auto"/>
        <w:jc w:val="both"/>
        <w:rPr>
          <w:szCs w:val="24"/>
        </w:rPr>
      </w:pPr>
      <w:r w:rsidRPr="005C6445">
        <w:rPr>
          <w:b/>
          <w:bCs/>
          <w:szCs w:val="24"/>
        </w:rPr>
        <w:t>Descripción:</w:t>
      </w:r>
      <w:r w:rsidRPr="005C6445">
        <w:rPr>
          <w:szCs w:val="24"/>
        </w:rPr>
        <w:t xml:space="preserve"> Superficies sólidas sobre las que el jugador p</w:t>
      </w:r>
      <w:r w:rsidR="00585BF8">
        <w:rPr>
          <w:szCs w:val="24"/>
        </w:rPr>
        <w:t>odrá</w:t>
      </w:r>
      <w:r w:rsidRPr="005C6445">
        <w:rPr>
          <w:szCs w:val="24"/>
        </w:rPr>
        <w:t xml:space="preserve"> caminar, saltar y aterrizar.</w:t>
      </w:r>
    </w:p>
    <w:p w14:paraId="33C9294F" w14:textId="5DAA5168" w:rsidR="005C6445" w:rsidRPr="005C6445" w:rsidRDefault="005C6445" w:rsidP="00E652A7">
      <w:pPr>
        <w:numPr>
          <w:ilvl w:val="0"/>
          <w:numId w:val="52"/>
        </w:numPr>
        <w:tabs>
          <w:tab w:val="left" w:pos="1288"/>
        </w:tabs>
        <w:spacing w:line="276" w:lineRule="auto"/>
        <w:jc w:val="both"/>
      </w:pPr>
      <w:r w:rsidRPr="33872E51">
        <w:rPr>
          <w:b/>
        </w:rPr>
        <w:t>Interacción:</w:t>
      </w:r>
      <w:r>
        <w:t xml:space="preserve"> Colisión automática al aterrizar</w:t>
      </w:r>
      <w:r w:rsidR="00F41664">
        <w:t>.</w:t>
      </w:r>
    </w:p>
    <w:p w14:paraId="1AD34C5B" w14:textId="5C8E8229" w:rsidR="005C6445" w:rsidRPr="005C6445" w:rsidRDefault="005C6445" w:rsidP="00E652A7">
      <w:pPr>
        <w:tabs>
          <w:tab w:val="left" w:pos="1288"/>
        </w:tabs>
        <w:spacing w:line="276" w:lineRule="auto"/>
        <w:jc w:val="both"/>
      </w:pPr>
    </w:p>
    <w:p w14:paraId="37250019" w14:textId="77777777" w:rsidR="005C6445" w:rsidRPr="005C6445" w:rsidRDefault="005C6445" w:rsidP="00E652A7">
      <w:pPr>
        <w:tabs>
          <w:tab w:val="left" w:pos="1288"/>
        </w:tabs>
        <w:spacing w:line="276" w:lineRule="auto"/>
        <w:jc w:val="both"/>
        <w:rPr>
          <w:b/>
        </w:rPr>
      </w:pPr>
      <w:r w:rsidRPr="33872E51">
        <w:rPr>
          <w:b/>
        </w:rPr>
        <w:t>Plataformas Destructibles</w:t>
      </w:r>
    </w:p>
    <w:p w14:paraId="21818C09" w14:textId="53BB5266" w:rsidR="005C6445" w:rsidRPr="005C6445" w:rsidRDefault="005C6445" w:rsidP="00E652A7">
      <w:pPr>
        <w:numPr>
          <w:ilvl w:val="0"/>
          <w:numId w:val="53"/>
        </w:numPr>
        <w:tabs>
          <w:tab w:val="left" w:pos="1288"/>
        </w:tabs>
        <w:spacing w:line="276" w:lineRule="auto"/>
        <w:jc w:val="both"/>
      </w:pPr>
      <w:r w:rsidRPr="33872E51">
        <w:rPr>
          <w:b/>
        </w:rPr>
        <w:t>Descripción:</w:t>
      </w:r>
      <w:r>
        <w:t xml:space="preserve"> Plataformas que se desmoron</w:t>
      </w:r>
      <w:r w:rsidR="00585BF8">
        <w:t>arán</w:t>
      </w:r>
      <w:r>
        <w:t xml:space="preserve"> tras un breve período cuando el jugador aterriza sobre ellas</w:t>
      </w:r>
      <w:r w:rsidR="00F41664">
        <w:t>.</w:t>
      </w:r>
    </w:p>
    <w:p w14:paraId="4DC7DCA9" w14:textId="37BBBEB6" w:rsidR="00F41664" w:rsidRPr="005C6445" w:rsidRDefault="00F41664" w:rsidP="00E652A7">
      <w:pPr>
        <w:numPr>
          <w:ilvl w:val="0"/>
          <w:numId w:val="53"/>
        </w:numPr>
        <w:tabs>
          <w:tab w:val="left" w:pos="1288"/>
        </w:tabs>
        <w:spacing w:line="276" w:lineRule="auto"/>
        <w:jc w:val="both"/>
      </w:pPr>
      <w:r w:rsidRPr="33872E51">
        <w:rPr>
          <w:b/>
        </w:rPr>
        <w:t>Interacción:</w:t>
      </w:r>
      <w:r>
        <w:t xml:space="preserve"> Una vez que el jugador </w:t>
      </w:r>
      <w:r w:rsidR="00DC2CFC">
        <w:t>pis</w:t>
      </w:r>
      <w:r w:rsidR="00585BF8">
        <w:t>e</w:t>
      </w:r>
      <w:r w:rsidR="00DC2CFC">
        <w:t xml:space="preserve"> la plataforma,</w:t>
      </w:r>
      <w:r w:rsidR="00B8535A">
        <w:t xml:space="preserve"> esta emp</w:t>
      </w:r>
      <w:r w:rsidR="00585BF8">
        <w:t>ezará</w:t>
      </w:r>
      <w:r w:rsidR="00B8535A">
        <w:t xml:space="preserve"> a mostrar signos</w:t>
      </w:r>
      <w:r w:rsidR="002D083C">
        <w:t xml:space="preserve"> </w:t>
      </w:r>
      <w:r w:rsidR="00CB08F4">
        <w:t>de desmoronamiento hasta que acaba cayendo.</w:t>
      </w:r>
    </w:p>
    <w:p w14:paraId="630ADC71" w14:textId="5A8F50C7" w:rsidR="005C6445" w:rsidRPr="005C6445" w:rsidRDefault="005C6445" w:rsidP="00E652A7">
      <w:pPr>
        <w:numPr>
          <w:ilvl w:val="0"/>
          <w:numId w:val="53"/>
        </w:numPr>
        <w:tabs>
          <w:tab w:val="left" w:pos="1288"/>
        </w:tabs>
        <w:spacing w:line="276" w:lineRule="auto"/>
        <w:jc w:val="both"/>
      </w:pPr>
      <w:r w:rsidRPr="33872E51">
        <w:rPr>
          <w:b/>
        </w:rPr>
        <w:t>Uso:</w:t>
      </w:r>
      <w:r>
        <w:t xml:space="preserve"> Fomenta decisiones rápidas, combina bien con el poder de Velocidad</w:t>
      </w:r>
      <w:r w:rsidR="00F41664">
        <w:t>.</w:t>
      </w:r>
    </w:p>
    <w:p w14:paraId="7941960F" w14:textId="77777777" w:rsidR="005C6445" w:rsidRPr="005C6445" w:rsidRDefault="005C6445" w:rsidP="005C6445">
      <w:pPr>
        <w:tabs>
          <w:tab w:val="left" w:pos="1288"/>
        </w:tabs>
        <w:rPr>
          <w:sz w:val="20"/>
          <w:szCs w:val="20"/>
        </w:rPr>
      </w:pPr>
    </w:p>
    <w:p w14:paraId="7EB1C4AF" w14:textId="77777777" w:rsidR="001D326E" w:rsidRPr="001D326E" w:rsidRDefault="001D326E" w:rsidP="001D326E">
      <w:pPr>
        <w:tabs>
          <w:tab w:val="left" w:pos="1288"/>
        </w:tabs>
        <w:rPr>
          <w:b/>
        </w:rPr>
      </w:pPr>
      <w:r w:rsidRPr="33872E51">
        <w:rPr>
          <w:b/>
        </w:rPr>
        <w:t>PORTALES Y TRANSICIONES</w:t>
      </w:r>
    </w:p>
    <w:p w14:paraId="04D362C4" w14:textId="77777777" w:rsidR="001D326E" w:rsidRPr="001D326E" w:rsidRDefault="001D326E" w:rsidP="001D326E">
      <w:pPr>
        <w:tabs>
          <w:tab w:val="left" w:pos="1288"/>
        </w:tabs>
        <w:rPr>
          <w:b/>
        </w:rPr>
      </w:pPr>
      <w:r w:rsidRPr="33872E51">
        <w:rPr>
          <w:b/>
        </w:rPr>
        <w:t>Portal de Nivel</w:t>
      </w:r>
    </w:p>
    <w:p w14:paraId="3C80AFFA" w14:textId="086EC0B7" w:rsidR="001D326E" w:rsidRPr="001D326E" w:rsidRDefault="001D326E" w:rsidP="001D326E">
      <w:pPr>
        <w:numPr>
          <w:ilvl w:val="0"/>
          <w:numId w:val="54"/>
        </w:numPr>
        <w:tabs>
          <w:tab w:val="left" w:pos="1288"/>
        </w:tabs>
        <w:rPr>
          <w:szCs w:val="24"/>
        </w:rPr>
      </w:pPr>
      <w:r w:rsidRPr="001D326E">
        <w:rPr>
          <w:b/>
          <w:bCs/>
          <w:szCs w:val="24"/>
        </w:rPr>
        <w:t>Descripción:</w:t>
      </w:r>
      <w:r w:rsidRPr="001D326E">
        <w:rPr>
          <w:szCs w:val="24"/>
        </w:rPr>
        <w:t xml:space="preserve"> Estructura visual que permit</w:t>
      </w:r>
      <w:r w:rsidR="00E66218">
        <w:rPr>
          <w:szCs w:val="24"/>
        </w:rPr>
        <w:t>irá</w:t>
      </w:r>
      <w:r w:rsidRPr="001D326E">
        <w:rPr>
          <w:szCs w:val="24"/>
        </w:rPr>
        <w:t xml:space="preserve"> viajar entre niveles</w:t>
      </w:r>
    </w:p>
    <w:p w14:paraId="2FEBDB32" w14:textId="77777777" w:rsidR="001D326E" w:rsidRPr="001D326E" w:rsidRDefault="001D326E" w:rsidP="001D326E">
      <w:pPr>
        <w:numPr>
          <w:ilvl w:val="0"/>
          <w:numId w:val="54"/>
        </w:numPr>
        <w:tabs>
          <w:tab w:val="left" w:pos="1288"/>
        </w:tabs>
        <w:rPr>
          <w:szCs w:val="24"/>
        </w:rPr>
      </w:pPr>
      <w:r w:rsidRPr="001D326E">
        <w:rPr>
          <w:b/>
          <w:bCs/>
          <w:szCs w:val="24"/>
        </w:rPr>
        <w:t>Ubicación:</w:t>
      </w:r>
      <w:r w:rsidRPr="001D326E">
        <w:rPr>
          <w:szCs w:val="24"/>
        </w:rPr>
        <w:t xml:space="preserve"> Al final de cada nivel, tras derrotar al guardián</w:t>
      </w:r>
    </w:p>
    <w:p w14:paraId="2F346873" w14:textId="22A5C693" w:rsidR="001D326E" w:rsidRPr="00E00BC5" w:rsidRDefault="001D326E" w:rsidP="005C6445">
      <w:pPr>
        <w:numPr>
          <w:ilvl w:val="0"/>
          <w:numId w:val="54"/>
        </w:numPr>
        <w:tabs>
          <w:tab w:val="left" w:pos="1288"/>
        </w:tabs>
      </w:pPr>
      <w:r w:rsidRPr="33872E51">
        <w:rPr>
          <w:b/>
        </w:rPr>
        <w:t>Interacción:</w:t>
      </w:r>
      <w:r>
        <w:t xml:space="preserve"> El jugador camina</w:t>
      </w:r>
      <w:r w:rsidR="00E66218">
        <w:t>rá</w:t>
      </w:r>
      <w:r>
        <w:t xml:space="preserve"> hacia el portal</w:t>
      </w:r>
      <w:r w:rsidR="00E00BC5">
        <w:t xml:space="preserve"> y</w:t>
      </w:r>
      <w:r>
        <w:t xml:space="preserve"> automáticamente inicia</w:t>
      </w:r>
      <w:r w:rsidR="00E66218">
        <w:t>rá</w:t>
      </w:r>
      <w:r>
        <w:t xml:space="preserve"> </w:t>
      </w:r>
      <w:r w:rsidR="00E00BC5">
        <w:t xml:space="preserve">la </w:t>
      </w:r>
      <w:r>
        <w:t>transición</w:t>
      </w:r>
    </w:p>
    <w:p w14:paraId="6657C955" w14:textId="77777777" w:rsidR="00C63846" w:rsidRDefault="00C63846" w:rsidP="00E652A7">
      <w:pPr>
        <w:tabs>
          <w:tab w:val="left" w:pos="1288"/>
        </w:tabs>
        <w:spacing w:line="276" w:lineRule="auto"/>
        <w:jc w:val="both"/>
        <w:rPr>
          <w:b/>
        </w:rPr>
      </w:pPr>
    </w:p>
    <w:p w14:paraId="77F070D3" w14:textId="77777777" w:rsidR="001C290D" w:rsidRPr="001C290D" w:rsidRDefault="001C290D" w:rsidP="00E652A7">
      <w:pPr>
        <w:tabs>
          <w:tab w:val="left" w:pos="1288"/>
        </w:tabs>
        <w:spacing w:line="276" w:lineRule="auto"/>
        <w:jc w:val="both"/>
        <w:rPr>
          <w:b/>
        </w:rPr>
      </w:pPr>
      <w:r w:rsidRPr="33872E51">
        <w:rPr>
          <w:b/>
        </w:rPr>
        <w:t>OBJETOS DESTRUCTIBLES</w:t>
      </w:r>
    </w:p>
    <w:p w14:paraId="5E254543" w14:textId="77777777" w:rsidR="001C290D" w:rsidRPr="001C290D" w:rsidRDefault="001C290D" w:rsidP="00E652A7">
      <w:pPr>
        <w:tabs>
          <w:tab w:val="left" w:pos="1288"/>
        </w:tabs>
        <w:spacing w:line="276" w:lineRule="auto"/>
        <w:jc w:val="both"/>
        <w:rPr>
          <w:b/>
        </w:rPr>
      </w:pPr>
      <w:r w:rsidRPr="33872E51">
        <w:rPr>
          <w:b/>
        </w:rPr>
        <w:t>Bloques Frágiles</w:t>
      </w:r>
    </w:p>
    <w:p w14:paraId="458A13B0" w14:textId="009DE405" w:rsidR="001C290D" w:rsidRPr="001C290D" w:rsidRDefault="001C290D" w:rsidP="00E652A7">
      <w:pPr>
        <w:numPr>
          <w:ilvl w:val="0"/>
          <w:numId w:val="55"/>
        </w:numPr>
        <w:tabs>
          <w:tab w:val="left" w:pos="1288"/>
        </w:tabs>
        <w:spacing w:line="276" w:lineRule="auto"/>
        <w:jc w:val="both"/>
        <w:rPr>
          <w:szCs w:val="24"/>
        </w:rPr>
      </w:pPr>
      <w:r w:rsidRPr="001C290D">
        <w:rPr>
          <w:b/>
          <w:bCs/>
          <w:szCs w:val="24"/>
        </w:rPr>
        <w:t>Descripción:</w:t>
      </w:r>
      <w:r w:rsidRPr="001C290D">
        <w:rPr>
          <w:szCs w:val="24"/>
        </w:rPr>
        <w:t xml:space="preserve"> Bloques agrietados que solo </w:t>
      </w:r>
      <w:r w:rsidR="00E66218">
        <w:rPr>
          <w:szCs w:val="24"/>
        </w:rPr>
        <w:t xml:space="preserve">podrán </w:t>
      </w:r>
      <w:r w:rsidRPr="001C290D">
        <w:rPr>
          <w:szCs w:val="24"/>
        </w:rPr>
        <w:t>romperse con el poder de Fuerza activo</w:t>
      </w:r>
    </w:p>
    <w:p w14:paraId="5D222DD0" w14:textId="1CD1E544" w:rsidR="001C290D" w:rsidRPr="001C290D" w:rsidRDefault="001C290D" w:rsidP="00E652A7">
      <w:pPr>
        <w:numPr>
          <w:ilvl w:val="0"/>
          <w:numId w:val="55"/>
        </w:numPr>
        <w:tabs>
          <w:tab w:val="left" w:pos="1288"/>
        </w:tabs>
        <w:spacing w:line="276" w:lineRule="auto"/>
        <w:jc w:val="both"/>
      </w:pPr>
      <w:r w:rsidRPr="33872E51">
        <w:rPr>
          <w:b/>
        </w:rPr>
        <w:t>Cómo se rompe</w:t>
      </w:r>
      <w:r w:rsidR="00C63846" w:rsidRPr="33872E51">
        <w:rPr>
          <w:b/>
        </w:rPr>
        <w:t>n</w:t>
      </w:r>
      <w:r w:rsidRPr="33872E51">
        <w:rPr>
          <w:b/>
        </w:rPr>
        <w:t>:</w:t>
      </w:r>
      <w:r>
        <w:t xml:space="preserve"> </w:t>
      </w:r>
    </w:p>
    <w:p w14:paraId="03446D77" w14:textId="33F88FF0" w:rsidR="001C290D" w:rsidRPr="001C290D" w:rsidRDefault="001C290D" w:rsidP="00E652A7">
      <w:pPr>
        <w:numPr>
          <w:ilvl w:val="1"/>
          <w:numId w:val="55"/>
        </w:numPr>
        <w:tabs>
          <w:tab w:val="left" w:pos="1288"/>
        </w:tabs>
        <w:spacing w:line="276" w:lineRule="auto"/>
        <w:jc w:val="both"/>
        <w:rPr>
          <w:szCs w:val="24"/>
        </w:rPr>
      </w:pPr>
      <w:r w:rsidRPr="001C290D">
        <w:rPr>
          <w:szCs w:val="24"/>
        </w:rPr>
        <w:t>Requiere</w:t>
      </w:r>
      <w:r w:rsidR="00C63846">
        <w:rPr>
          <w:szCs w:val="24"/>
        </w:rPr>
        <w:t>n un</w:t>
      </w:r>
      <w:r w:rsidRPr="001C290D">
        <w:rPr>
          <w:szCs w:val="24"/>
        </w:rPr>
        <w:t xml:space="preserve"> ataque básico con </w:t>
      </w:r>
      <w:r w:rsidR="00C63846">
        <w:rPr>
          <w:szCs w:val="24"/>
        </w:rPr>
        <w:t>el</w:t>
      </w:r>
      <w:r w:rsidRPr="001C290D">
        <w:rPr>
          <w:szCs w:val="24"/>
        </w:rPr>
        <w:t xml:space="preserve"> poder de </w:t>
      </w:r>
      <w:r w:rsidR="00C63846">
        <w:rPr>
          <w:szCs w:val="24"/>
        </w:rPr>
        <w:t>f</w:t>
      </w:r>
      <w:r w:rsidRPr="001C290D">
        <w:rPr>
          <w:szCs w:val="24"/>
        </w:rPr>
        <w:t>uerza activo</w:t>
      </w:r>
    </w:p>
    <w:p w14:paraId="73282D18" w14:textId="77777777" w:rsidR="001C290D" w:rsidRPr="001C290D" w:rsidRDefault="001C290D" w:rsidP="00E652A7">
      <w:pPr>
        <w:numPr>
          <w:ilvl w:val="1"/>
          <w:numId w:val="55"/>
        </w:numPr>
        <w:tabs>
          <w:tab w:val="left" w:pos="1288"/>
        </w:tabs>
        <w:spacing w:line="276" w:lineRule="auto"/>
        <w:jc w:val="both"/>
        <w:rPr>
          <w:szCs w:val="24"/>
        </w:rPr>
      </w:pPr>
      <w:r w:rsidRPr="001C290D">
        <w:rPr>
          <w:szCs w:val="24"/>
        </w:rPr>
        <w:t>1 golpe para destruir</w:t>
      </w:r>
    </w:p>
    <w:p w14:paraId="6756DAC5" w14:textId="77777777" w:rsidR="001C290D" w:rsidRPr="001C290D" w:rsidRDefault="001C290D" w:rsidP="00E652A7">
      <w:pPr>
        <w:numPr>
          <w:ilvl w:val="0"/>
          <w:numId w:val="55"/>
        </w:numPr>
        <w:tabs>
          <w:tab w:val="left" w:pos="1288"/>
        </w:tabs>
        <w:spacing w:line="276" w:lineRule="auto"/>
        <w:jc w:val="both"/>
      </w:pPr>
      <w:r w:rsidRPr="33872E51">
        <w:rPr>
          <w:b/>
        </w:rPr>
        <w:t>Efectos:</w:t>
      </w:r>
      <w:r>
        <w:t xml:space="preserve"> </w:t>
      </w:r>
    </w:p>
    <w:p w14:paraId="0A139B73" w14:textId="77777777" w:rsidR="001C290D" w:rsidRPr="001C290D" w:rsidRDefault="001C290D" w:rsidP="00E652A7">
      <w:pPr>
        <w:numPr>
          <w:ilvl w:val="1"/>
          <w:numId w:val="55"/>
        </w:numPr>
        <w:tabs>
          <w:tab w:val="left" w:pos="1288"/>
        </w:tabs>
        <w:spacing w:line="276" w:lineRule="auto"/>
        <w:jc w:val="both"/>
        <w:rPr>
          <w:szCs w:val="24"/>
        </w:rPr>
      </w:pPr>
      <w:r w:rsidRPr="001C290D">
        <w:rPr>
          <w:szCs w:val="24"/>
        </w:rPr>
        <w:t>Visual: Bloque se fragmenta en partículas</w:t>
      </w:r>
    </w:p>
    <w:p w14:paraId="2D3F4320" w14:textId="77777777" w:rsidR="001C290D" w:rsidRPr="001C290D" w:rsidRDefault="001C290D" w:rsidP="00E652A7">
      <w:pPr>
        <w:numPr>
          <w:ilvl w:val="1"/>
          <w:numId w:val="55"/>
        </w:numPr>
        <w:tabs>
          <w:tab w:val="left" w:pos="1288"/>
        </w:tabs>
        <w:spacing w:line="276" w:lineRule="auto"/>
        <w:jc w:val="both"/>
        <w:rPr>
          <w:szCs w:val="24"/>
        </w:rPr>
      </w:pPr>
      <w:r w:rsidRPr="001C290D">
        <w:rPr>
          <w:szCs w:val="24"/>
        </w:rPr>
        <w:t>Audio: Sonido de roca rompiéndose</w:t>
      </w:r>
    </w:p>
    <w:p w14:paraId="6EFEECE0" w14:textId="77777777" w:rsidR="001C290D" w:rsidRPr="001C290D" w:rsidRDefault="001C290D" w:rsidP="00E652A7">
      <w:pPr>
        <w:numPr>
          <w:ilvl w:val="1"/>
          <w:numId w:val="55"/>
        </w:numPr>
        <w:tabs>
          <w:tab w:val="left" w:pos="1288"/>
        </w:tabs>
        <w:spacing w:line="276" w:lineRule="auto"/>
        <w:jc w:val="both"/>
        <w:rPr>
          <w:szCs w:val="24"/>
        </w:rPr>
      </w:pPr>
      <w:r w:rsidRPr="001C290D">
        <w:rPr>
          <w:szCs w:val="24"/>
        </w:rPr>
        <w:t>Pueden ocultar pasajes secretos o fragmentos coleccionables</w:t>
      </w:r>
    </w:p>
    <w:p w14:paraId="2FC18F4C" w14:textId="77777777" w:rsidR="00D82001" w:rsidRDefault="00D82001" w:rsidP="00E652A7">
      <w:pPr>
        <w:tabs>
          <w:tab w:val="left" w:pos="1288"/>
        </w:tabs>
        <w:spacing w:line="276" w:lineRule="auto"/>
        <w:jc w:val="both"/>
        <w:rPr>
          <w:b/>
          <w:sz w:val="20"/>
          <w:szCs w:val="20"/>
        </w:rPr>
      </w:pPr>
    </w:p>
    <w:p w14:paraId="1138D085" w14:textId="5E6A5166" w:rsidR="00D82001" w:rsidRPr="00D82001" w:rsidRDefault="00D82001" w:rsidP="00E652A7">
      <w:pPr>
        <w:tabs>
          <w:tab w:val="left" w:pos="1288"/>
        </w:tabs>
        <w:spacing w:line="276" w:lineRule="auto"/>
        <w:jc w:val="both"/>
        <w:rPr>
          <w:b/>
        </w:rPr>
      </w:pPr>
      <w:r w:rsidRPr="33872E51">
        <w:rPr>
          <w:b/>
        </w:rPr>
        <w:t>PELIGROS AMBIENTALES</w:t>
      </w:r>
    </w:p>
    <w:p w14:paraId="4BA43AB5" w14:textId="48AC84F8" w:rsidR="00D82001" w:rsidRPr="00D82001" w:rsidRDefault="00D82001" w:rsidP="00E652A7">
      <w:pPr>
        <w:tabs>
          <w:tab w:val="left" w:pos="1288"/>
        </w:tabs>
        <w:spacing w:line="276" w:lineRule="auto"/>
        <w:jc w:val="both"/>
        <w:rPr>
          <w:b/>
        </w:rPr>
      </w:pPr>
      <w:r w:rsidRPr="33872E51">
        <w:rPr>
          <w:b/>
        </w:rPr>
        <w:t>Pinchos</w:t>
      </w:r>
    </w:p>
    <w:p w14:paraId="766D1B06" w14:textId="77777777" w:rsidR="00D82001" w:rsidRPr="00D82001" w:rsidRDefault="00D82001" w:rsidP="00E652A7">
      <w:pPr>
        <w:numPr>
          <w:ilvl w:val="0"/>
          <w:numId w:val="56"/>
        </w:numPr>
        <w:tabs>
          <w:tab w:val="left" w:pos="1288"/>
        </w:tabs>
        <w:spacing w:line="276" w:lineRule="auto"/>
        <w:jc w:val="both"/>
        <w:rPr>
          <w:szCs w:val="24"/>
        </w:rPr>
      </w:pPr>
      <w:r w:rsidRPr="00D82001">
        <w:rPr>
          <w:b/>
          <w:bCs/>
          <w:szCs w:val="24"/>
        </w:rPr>
        <w:t>Descripción:</w:t>
      </w:r>
      <w:r w:rsidRPr="00D82001">
        <w:rPr>
          <w:szCs w:val="24"/>
        </w:rPr>
        <w:t xml:space="preserve"> Púas afiladas en suelo, techo o paredes</w:t>
      </w:r>
    </w:p>
    <w:p w14:paraId="52B2BD40" w14:textId="77777777" w:rsidR="00D82001" w:rsidRPr="00D82001" w:rsidRDefault="00D82001" w:rsidP="00E652A7">
      <w:pPr>
        <w:numPr>
          <w:ilvl w:val="0"/>
          <w:numId w:val="56"/>
        </w:numPr>
        <w:tabs>
          <w:tab w:val="left" w:pos="1288"/>
        </w:tabs>
        <w:spacing w:line="276" w:lineRule="auto"/>
        <w:jc w:val="both"/>
        <w:rPr>
          <w:szCs w:val="24"/>
        </w:rPr>
      </w:pPr>
      <w:r w:rsidRPr="00D82001">
        <w:rPr>
          <w:b/>
          <w:bCs/>
          <w:szCs w:val="24"/>
        </w:rPr>
        <w:t>Daño:</w:t>
      </w:r>
      <w:r w:rsidRPr="00D82001">
        <w:rPr>
          <w:szCs w:val="24"/>
        </w:rPr>
        <w:t xml:space="preserve"> 1 punto de vida al contacto</w:t>
      </w:r>
    </w:p>
    <w:p w14:paraId="2E1314B2" w14:textId="11D03A32" w:rsidR="00D82001" w:rsidRPr="00D82001" w:rsidRDefault="00005EBF" w:rsidP="00E652A7">
      <w:pPr>
        <w:numPr>
          <w:ilvl w:val="0"/>
          <w:numId w:val="56"/>
        </w:numPr>
        <w:tabs>
          <w:tab w:val="left" w:pos="1288"/>
        </w:tabs>
        <w:spacing w:line="276" w:lineRule="auto"/>
        <w:jc w:val="both"/>
      </w:pPr>
      <w:r w:rsidRPr="33872E51">
        <w:rPr>
          <w:b/>
        </w:rPr>
        <w:t>Aspecto</w:t>
      </w:r>
      <w:r w:rsidR="00D82001" w:rsidRPr="33872E51">
        <w:rPr>
          <w:b/>
        </w:rPr>
        <w:t>:</w:t>
      </w:r>
      <w:r w:rsidR="00D82001">
        <w:t xml:space="preserve"> Textura claramente amenazante (color gris oscuro o rojo según nivel)</w:t>
      </w:r>
    </w:p>
    <w:p w14:paraId="03723BCF" w14:textId="04011436" w:rsidR="00D82001" w:rsidRPr="00D82001" w:rsidRDefault="00D82001" w:rsidP="00E652A7">
      <w:pPr>
        <w:tabs>
          <w:tab w:val="left" w:pos="1288"/>
        </w:tabs>
        <w:spacing w:line="276" w:lineRule="auto"/>
        <w:jc w:val="both"/>
        <w:rPr>
          <w:b/>
        </w:rPr>
      </w:pPr>
      <w:r w:rsidRPr="33872E51">
        <w:rPr>
          <w:b/>
        </w:rPr>
        <w:t>Abismo</w:t>
      </w:r>
      <w:r w:rsidR="00560D71" w:rsidRPr="33872E51">
        <w:rPr>
          <w:b/>
        </w:rPr>
        <w:t>/Vacío</w:t>
      </w:r>
    </w:p>
    <w:p w14:paraId="506D2773" w14:textId="77777777" w:rsidR="00D82001" w:rsidRPr="00D82001" w:rsidRDefault="00D82001" w:rsidP="00E652A7">
      <w:pPr>
        <w:numPr>
          <w:ilvl w:val="0"/>
          <w:numId w:val="57"/>
        </w:numPr>
        <w:tabs>
          <w:tab w:val="left" w:pos="1288"/>
        </w:tabs>
        <w:spacing w:line="276" w:lineRule="auto"/>
        <w:jc w:val="both"/>
        <w:rPr>
          <w:szCs w:val="24"/>
        </w:rPr>
      </w:pPr>
      <w:r w:rsidRPr="00D82001">
        <w:rPr>
          <w:b/>
          <w:bCs/>
          <w:szCs w:val="24"/>
        </w:rPr>
        <w:t>Descripción:</w:t>
      </w:r>
      <w:r w:rsidRPr="00D82001">
        <w:rPr>
          <w:szCs w:val="24"/>
        </w:rPr>
        <w:t xml:space="preserve"> Zonas de muerte instantánea</w:t>
      </w:r>
    </w:p>
    <w:p w14:paraId="068F49E9" w14:textId="0E0AE3F0" w:rsidR="00D82001" w:rsidRPr="00D82001" w:rsidRDefault="00D82001" w:rsidP="00E652A7">
      <w:pPr>
        <w:numPr>
          <w:ilvl w:val="0"/>
          <w:numId w:val="57"/>
        </w:numPr>
        <w:tabs>
          <w:tab w:val="left" w:pos="1288"/>
        </w:tabs>
        <w:spacing w:line="276" w:lineRule="auto"/>
        <w:jc w:val="both"/>
      </w:pPr>
      <w:r w:rsidRPr="33872E51">
        <w:rPr>
          <w:b/>
        </w:rPr>
        <w:t>Daño:</w:t>
      </w:r>
      <w:r>
        <w:t xml:space="preserve"> </w:t>
      </w:r>
      <w:r w:rsidR="006B0203">
        <w:t>Todos los puntos de vida.</w:t>
      </w:r>
    </w:p>
    <w:p w14:paraId="42132F09" w14:textId="1115DB06" w:rsidR="00D82001" w:rsidRPr="00D82001" w:rsidRDefault="00005EBF" w:rsidP="00E652A7">
      <w:pPr>
        <w:numPr>
          <w:ilvl w:val="0"/>
          <w:numId w:val="57"/>
        </w:numPr>
        <w:tabs>
          <w:tab w:val="left" w:pos="1288"/>
        </w:tabs>
        <w:spacing w:line="276" w:lineRule="auto"/>
        <w:jc w:val="both"/>
      </w:pPr>
      <w:r w:rsidRPr="33872E51">
        <w:rPr>
          <w:b/>
        </w:rPr>
        <w:t>Aspecto</w:t>
      </w:r>
      <w:r w:rsidR="00D82001" w:rsidRPr="33872E51">
        <w:rPr>
          <w:b/>
        </w:rPr>
        <w:t>:</w:t>
      </w:r>
      <w:r w:rsidR="00D82001">
        <w:t xml:space="preserve"> Claramente diferenciado (abismo </w:t>
      </w:r>
      <w:r w:rsidR="00C53D65">
        <w:t xml:space="preserve">puramente </w:t>
      </w:r>
      <w:r w:rsidR="00D82001">
        <w:t>oscuro</w:t>
      </w:r>
      <w:r w:rsidR="00D00764">
        <w:t xml:space="preserve">, </w:t>
      </w:r>
      <w:r w:rsidR="00E32533">
        <w:t>sin movimiento</w:t>
      </w:r>
      <w:r w:rsidR="00870F77">
        <w:t xml:space="preserve"> aparente</w:t>
      </w:r>
      <w:r w:rsidR="00D82001">
        <w:t>)</w:t>
      </w:r>
    </w:p>
    <w:p w14:paraId="358B8EAB" w14:textId="77777777" w:rsidR="001D326E" w:rsidRDefault="001D326E" w:rsidP="005C6445">
      <w:pPr>
        <w:tabs>
          <w:tab w:val="left" w:pos="1288"/>
        </w:tabs>
        <w:rPr>
          <w:sz w:val="20"/>
          <w:szCs w:val="20"/>
        </w:rPr>
      </w:pPr>
    </w:p>
    <w:p w14:paraId="0F4C1D3A" w14:textId="77777777" w:rsidR="008F6E04" w:rsidRPr="004748D6" w:rsidRDefault="008F6E04" w:rsidP="008F6E04">
      <w:pPr>
        <w:pStyle w:val="Heading1"/>
      </w:pPr>
      <w:bookmarkStart w:id="89" w:name="_Toc221381889"/>
      <w:r w:rsidRPr="00E86CDD">
        <w:rPr>
          <w:w w:val="80"/>
        </w:rPr>
        <w:t>S</w:t>
      </w:r>
      <w:r>
        <w:rPr>
          <w:w w:val="80"/>
        </w:rPr>
        <w:t>ISTEMA</w:t>
      </w:r>
      <w:r w:rsidRPr="00E86CDD">
        <w:rPr>
          <w:w w:val="80"/>
        </w:rPr>
        <w:t xml:space="preserve"> </w:t>
      </w:r>
      <w:r>
        <w:rPr>
          <w:w w:val="80"/>
        </w:rPr>
        <w:t>DE LEADERBOARD</w:t>
      </w:r>
      <w:r w:rsidRPr="00E86CDD">
        <w:rPr>
          <w:w w:val="80"/>
        </w:rPr>
        <w:t xml:space="preserve"> </w:t>
      </w:r>
      <w:r>
        <w:rPr>
          <w:w w:val="80"/>
        </w:rPr>
        <w:t>Y</w:t>
      </w:r>
      <w:r w:rsidRPr="00E86CDD">
        <w:rPr>
          <w:w w:val="80"/>
        </w:rPr>
        <w:t xml:space="preserve"> A</w:t>
      </w:r>
      <w:r>
        <w:rPr>
          <w:w w:val="80"/>
        </w:rPr>
        <w:t>NALÍTICA</w:t>
      </w:r>
      <w:r w:rsidRPr="00E86CDD">
        <w:rPr>
          <w:w w:val="80"/>
        </w:rPr>
        <w:t xml:space="preserve"> </w:t>
      </w:r>
      <w:r>
        <w:rPr>
          <w:w w:val="80"/>
        </w:rPr>
        <w:t>DE</w:t>
      </w:r>
      <w:r w:rsidRPr="00E86CDD">
        <w:rPr>
          <w:w w:val="80"/>
        </w:rPr>
        <w:t xml:space="preserve"> J</w:t>
      </w:r>
      <w:r>
        <w:rPr>
          <w:w w:val="80"/>
        </w:rPr>
        <w:t>UEGO</w:t>
      </w:r>
      <w:bookmarkEnd w:id="89"/>
    </w:p>
    <w:p w14:paraId="7609E214" w14:textId="77777777" w:rsidR="008F6E04" w:rsidRPr="00DB1C20" w:rsidRDefault="008F6E04" w:rsidP="008F6E04">
      <w:pPr>
        <w:spacing w:before="130" w:line="276" w:lineRule="auto"/>
        <w:jc w:val="both"/>
        <w:rPr>
          <w:szCs w:val="24"/>
        </w:rPr>
      </w:pPr>
      <w:r w:rsidRPr="00DB1C20">
        <w:rPr>
          <w:szCs w:val="24"/>
        </w:rPr>
        <w:t xml:space="preserve">Se propone añadir un </w:t>
      </w:r>
      <w:r w:rsidRPr="0068434D">
        <w:rPr>
          <w:szCs w:val="24"/>
        </w:rPr>
        <w:t>sistema de clasificación global online</w:t>
      </w:r>
      <w:r w:rsidRPr="00DB1C20">
        <w:rPr>
          <w:szCs w:val="24"/>
        </w:rPr>
        <w:t>, con:</w:t>
      </w:r>
    </w:p>
    <w:p w14:paraId="74331951" w14:textId="77777777" w:rsidR="008F6E04" w:rsidRPr="00DB1C20" w:rsidRDefault="008F6E04" w:rsidP="008F6E04">
      <w:pPr>
        <w:numPr>
          <w:ilvl w:val="0"/>
          <w:numId w:val="84"/>
        </w:numPr>
        <w:spacing w:before="130" w:line="276" w:lineRule="auto"/>
        <w:jc w:val="both"/>
      </w:pPr>
      <w:r>
        <w:t>Un leaderboard principal basado en una puntuación compuesta.</w:t>
      </w:r>
    </w:p>
    <w:p w14:paraId="675F2299" w14:textId="77777777" w:rsidR="008F6E04" w:rsidRPr="00DB1C20" w:rsidRDefault="008F6E04" w:rsidP="008F6E04">
      <w:pPr>
        <w:numPr>
          <w:ilvl w:val="0"/>
          <w:numId w:val="84"/>
        </w:numPr>
        <w:spacing w:before="130" w:line="276" w:lineRule="auto"/>
        <w:jc w:val="both"/>
      </w:pPr>
      <w:r>
        <w:t>Leaderboards secundarios por métricas específicas.</w:t>
      </w:r>
    </w:p>
    <w:p w14:paraId="47BF3042" w14:textId="77777777" w:rsidR="008F6E04" w:rsidRPr="00E86CDD" w:rsidRDefault="008F6E04" w:rsidP="008F6E04">
      <w:pPr>
        <w:spacing w:before="130" w:line="276" w:lineRule="auto"/>
        <w:jc w:val="both"/>
        <w:rPr>
          <w:b/>
          <w:bCs/>
        </w:rPr>
      </w:pPr>
      <w:r w:rsidRPr="33872E51">
        <w:rPr>
          <w:b/>
          <w:bCs/>
        </w:rPr>
        <w:t>MÉTRICAS REGISTRADAS</w:t>
      </w:r>
    </w:p>
    <w:p w14:paraId="0CAB244E" w14:textId="77777777" w:rsidR="008F6E04" w:rsidRPr="004748D6" w:rsidRDefault="008F6E04" w:rsidP="008F6E04">
      <w:pPr>
        <w:spacing w:before="130" w:line="276" w:lineRule="auto"/>
        <w:jc w:val="both"/>
      </w:pPr>
      <w:r>
        <w:t>El leaderboard no se limitará a una única puntuación, sino que estará compuesto por múltiples indicadores, algunas de las opciones son las siguientes:</w:t>
      </w:r>
    </w:p>
    <w:p w14:paraId="380F4ADC" w14:textId="38419B94" w:rsidR="008F6E04" w:rsidRPr="007D0A97" w:rsidRDefault="008F6E04" w:rsidP="007D0A97">
      <w:pPr>
        <w:numPr>
          <w:ilvl w:val="0"/>
          <w:numId w:val="81"/>
        </w:numPr>
        <w:spacing w:before="130" w:line="276" w:lineRule="auto"/>
        <w:jc w:val="both"/>
        <w:rPr>
          <w:szCs w:val="24"/>
        </w:rPr>
      </w:pPr>
      <w:r w:rsidRPr="0068434D">
        <w:rPr>
          <w:szCs w:val="24"/>
        </w:rPr>
        <w:t>Tiempo total del nivel</w:t>
      </w:r>
    </w:p>
    <w:p w14:paraId="3DB79EEE" w14:textId="77777777" w:rsidR="008F6E04" w:rsidRPr="0068434D" w:rsidRDefault="008F6E04" w:rsidP="008F6E04">
      <w:pPr>
        <w:numPr>
          <w:ilvl w:val="0"/>
          <w:numId w:val="81"/>
        </w:numPr>
        <w:spacing w:before="130" w:line="276" w:lineRule="auto"/>
        <w:jc w:val="both"/>
        <w:rPr>
          <w:szCs w:val="24"/>
        </w:rPr>
      </w:pPr>
      <w:r w:rsidRPr="0068434D">
        <w:rPr>
          <w:szCs w:val="24"/>
        </w:rPr>
        <w:t>Daño infligido</w:t>
      </w:r>
    </w:p>
    <w:p w14:paraId="4858F577" w14:textId="77777777" w:rsidR="008F6E04" w:rsidRPr="0068434D" w:rsidRDefault="008F6E04" w:rsidP="008F6E04">
      <w:pPr>
        <w:numPr>
          <w:ilvl w:val="0"/>
          <w:numId w:val="81"/>
        </w:numPr>
        <w:spacing w:before="130" w:line="276" w:lineRule="auto"/>
        <w:jc w:val="both"/>
        <w:rPr>
          <w:szCs w:val="24"/>
        </w:rPr>
      </w:pPr>
      <w:r w:rsidRPr="0068434D">
        <w:rPr>
          <w:szCs w:val="24"/>
        </w:rPr>
        <w:t>Daño recibido</w:t>
      </w:r>
    </w:p>
    <w:p w14:paraId="17CDAA61" w14:textId="77777777" w:rsidR="008F6E04" w:rsidRPr="0068434D" w:rsidRDefault="008F6E04" w:rsidP="008F6E04">
      <w:pPr>
        <w:numPr>
          <w:ilvl w:val="0"/>
          <w:numId w:val="81"/>
        </w:numPr>
        <w:spacing w:before="130" w:line="276" w:lineRule="auto"/>
        <w:jc w:val="both"/>
        <w:rPr>
          <w:szCs w:val="24"/>
        </w:rPr>
      </w:pPr>
      <w:r w:rsidRPr="0068434D">
        <w:rPr>
          <w:szCs w:val="24"/>
        </w:rPr>
        <w:t>Número de muertes en el nivel</w:t>
      </w:r>
    </w:p>
    <w:p w14:paraId="480DFE0A" w14:textId="77777777" w:rsidR="008F6E04" w:rsidRPr="0068434D" w:rsidRDefault="008F6E04" w:rsidP="008F6E04">
      <w:pPr>
        <w:numPr>
          <w:ilvl w:val="0"/>
          <w:numId w:val="81"/>
        </w:numPr>
        <w:spacing w:before="130" w:line="276" w:lineRule="auto"/>
        <w:jc w:val="both"/>
        <w:rPr>
          <w:szCs w:val="24"/>
        </w:rPr>
      </w:pPr>
      <w:r w:rsidRPr="0068434D">
        <w:rPr>
          <w:szCs w:val="24"/>
        </w:rPr>
        <w:t>Número de enemigos eliminados</w:t>
      </w:r>
    </w:p>
    <w:p w14:paraId="5BD7A551" w14:textId="77777777" w:rsidR="008F6E04" w:rsidRPr="0068434D" w:rsidRDefault="008F6E04" w:rsidP="008F6E04">
      <w:pPr>
        <w:numPr>
          <w:ilvl w:val="0"/>
          <w:numId w:val="81"/>
        </w:numPr>
        <w:spacing w:before="130" w:line="276" w:lineRule="auto"/>
        <w:jc w:val="both"/>
        <w:rPr>
          <w:szCs w:val="24"/>
        </w:rPr>
      </w:pPr>
      <w:r w:rsidRPr="0068434D">
        <w:rPr>
          <w:szCs w:val="24"/>
        </w:rPr>
        <w:t>Número de habilidades utilizadas</w:t>
      </w:r>
    </w:p>
    <w:p w14:paraId="7AEDEC8A" w14:textId="77777777" w:rsidR="008F6E04" w:rsidRPr="0068434D" w:rsidRDefault="008F6E04" w:rsidP="008F6E04">
      <w:pPr>
        <w:numPr>
          <w:ilvl w:val="0"/>
          <w:numId w:val="81"/>
        </w:numPr>
        <w:spacing w:before="130" w:line="276" w:lineRule="auto"/>
        <w:jc w:val="both"/>
        <w:rPr>
          <w:szCs w:val="24"/>
        </w:rPr>
      </w:pPr>
      <w:r w:rsidRPr="0068434D">
        <w:rPr>
          <w:szCs w:val="24"/>
        </w:rPr>
        <w:t>Habilidad más utilizada (habilidad favorita)</w:t>
      </w:r>
    </w:p>
    <w:p w14:paraId="33F550DB" w14:textId="77777777" w:rsidR="008F6E04" w:rsidRDefault="008F6E04" w:rsidP="008F6E04">
      <w:pPr>
        <w:spacing w:before="130" w:line="276" w:lineRule="auto"/>
        <w:jc w:val="both"/>
        <w:rPr>
          <w:b/>
          <w:bCs/>
        </w:rPr>
      </w:pPr>
      <w:r>
        <w:rPr>
          <w:b/>
          <w:bCs/>
        </w:rPr>
        <w:t>IDENTIFICACIÓN DE JUGADORES</w:t>
      </w:r>
    </w:p>
    <w:p w14:paraId="652BAE22" w14:textId="77777777" w:rsidR="008F6E04" w:rsidRPr="003D1AE5" w:rsidRDefault="008F6E04" w:rsidP="008F6E04">
      <w:pPr>
        <w:spacing w:before="130" w:line="276" w:lineRule="auto"/>
        <w:jc w:val="both"/>
      </w:pPr>
      <w:r>
        <w:t>Para poder realizar un leaderboard, será necesario identificar de alguna manera a los jugadores y sus partidas. Para ello, se propone lo siguiente:</w:t>
      </w:r>
    </w:p>
    <w:p w14:paraId="57C4409E" w14:textId="77777777" w:rsidR="008F6E04" w:rsidRPr="003D1AE5" w:rsidRDefault="008F6E04" w:rsidP="008F6E04">
      <w:pPr>
        <w:numPr>
          <w:ilvl w:val="0"/>
          <w:numId w:val="85"/>
        </w:numPr>
        <w:spacing w:before="130" w:line="276" w:lineRule="auto"/>
        <w:jc w:val="both"/>
        <w:rPr>
          <w:szCs w:val="24"/>
        </w:rPr>
      </w:pPr>
      <w:r w:rsidRPr="003D1AE5">
        <w:rPr>
          <w:szCs w:val="24"/>
        </w:rPr>
        <w:t>Cada jugador tendrá un identificador interno anónimo (UUID) generado automáticamente.</w:t>
      </w:r>
    </w:p>
    <w:p w14:paraId="1EEFC751" w14:textId="7CB9A26B" w:rsidR="008F6E04" w:rsidRPr="003D1AE5" w:rsidRDefault="008F6E04" w:rsidP="008F6E04">
      <w:pPr>
        <w:numPr>
          <w:ilvl w:val="0"/>
          <w:numId w:val="85"/>
        </w:numPr>
        <w:spacing w:before="130" w:line="276" w:lineRule="auto"/>
        <w:jc w:val="both"/>
      </w:pPr>
      <w:r>
        <w:t>El jugador elige un nickname público para el leaderboard al crear partida.</w:t>
      </w:r>
    </w:p>
    <w:p w14:paraId="570B11FD" w14:textId="77777777" w:rsidR="008F6E04" w:rsidRPr="005C6445" w:rsidRDefault="008F6E04" w:rsidP="005C6445">
      <w:pPr>
        <w:tabs>
          <w:tab w:val="left" w:pos="1288"/>
        </w:tabs>
        <w:rPr>
          <w:sz w:val="20"/>
          <w:szCs w:val="20"/>
        </w:rPr>
      </w:pPr>
    </w:p>
    <w:p w14:paraId="679781CB" w14:textId="77777777" w:rsidR="008F6E04" w:rsidRDefault="008F6E04" w:rsidP="00846619">
      <w:pPr>
        <w:pStyle w:val="Heading1"/>
      </w:pPr>
    </w:p>
    <w:p w14:paraId="42EC665C" w14:textId="77777777" w:rsidR="00EF5327" w:rsidRDefault="00E9248D" w:rsidP="00846619">
      <w:pPr>
        <w:pStyle w:val="Heading1"/>
        <w:rPr>
          <w:u w:val="none"/>
        </w:rPr>
      </w:pPr>
      <w:bookmarkStart w:id="90" w:name="_Toc221381890"/>
      <w:r>
        <w:t>NIVELES</w:t>
      </w:r>
      <w:r>
        <w:rPr>
          <w:spacing w:val="8"/>
        </w:rPr>
        <w:t xml:space="preserve"> </w:t>
      </w:r>
      <w:r>
        <w:t>DEL</w:t>
      </w:r>
      <w:r>
        <w:rPr>
          <w:spacing w:val="5"/>
        </w:rPr>
        <w:t xml:space="preserve"> </w:t>
      </w:r>
      <w:r>
        <w:rPr>
          <w:spacing w:val="-2"/>
        </w:rPr>
        <w:t>JUEGO</w:t>
      </w:r>
      <w:bookmarkEnd w:id="90"/>
    </w:p>
    <w:p w14:paraId="341532B5" w14:textId="79A269FD" w:rsidR="000D65CF" w:rsidRDefault="003E5963" w:rsidP="00E652A7">
      <w:pPr>
        <w:pStyle w:val="BodyText"/>
        <w:spacing w:before="2" w:line="276" w:lineRule="auto"/>
        <w:ind w:left="0" w:firstLine="0"/>
        <w:jc w:val="both"/>
        <w:rPr>
          <w:rFonts w:ascii="Trebuchet MS" w:hAnsi="Trebuchet MS"/>
          <w:i/>
          <w:spacing w:val="-2"/>
          <w:w w:val="90"/>
        </w:rPr>
      </w:pPr>
      <w:r w:rsidRPr="003E5963">
        <w:rPr>
          <w:sz w:val="22"/>
          <w:szCs w:val="22"/>
        </w:rPr>
        <w:t>El juego se compon</w:t>
      </w:r>
      <w:r w:rsidR="00830D50">
        <w:rPr>
          <w:sz w:val="22"/>
          <w:szCs w:val="22"/>
        </w:rPr>
        <w:t>drá</w:t>
      </w:r>
      <w:r w:rsidRPr="003E5963">
        <w:rPr>
          <w:sz w:val="22"/>
          <w:szCs w:val="22"/>
        </w:rPr>
        <w:t xml:space="preserve"> de cuatro niveles principales organizados de forma lineal, conectados narrativamente mediante la recuperación progresiva del color y mecánicamente a través del desbloqueo de habilidades</w:t>
      </w:r>
      <w:r w:rsidRPr="33872E51">
        <w:rPr>
          <w:rFonts w:ascii="Trebuchet MS" w:hAnsi="Trebuchet MS"/>
          <w:i/>
          <w:spacing w:val="-2"/>
          <w:w w:val="90"/>
        </w:rPr>
        <w:t>.</w:t>
      </w:r>
    </w:p>
    <w:p w14:paraId="77258F10" w14:textId="77325EF5" w:rsidR="00E9447D" w:rsidRPr="00E9447D" w:rsidRDefault="00E9447D" w:rsidP="00E652A7">
      <w:pPr>
        <w:spacing w:before="130" w:line="276" w:lineRule="auto"/>
        <w:jc w:val="both"/>
        <w:rPr>
          <w:b/>
          <w:bCs/>
          <w:iCs/>
          <w:spacing w:val="-5"/>
        </w:rPr>
      </w:pPr>
      <w:r w:rsidRPr="00E9447D">
        <w:rPr>
          <w:b/>
          <w:bCs/>
          <w:iCs/>
          <w:spacing w:val="-5"/>
        </w:rPr>
        <w:t>NIVEL 1</w:t>
      </w:r>
      <w:r w:rsidR="009A1C1A">
        <w:rPr>
          <w:b/>
          <w:bCs/>
          <w:iCs/>
          <w:spacing w:val="-5"/>
        </w:rPr>
        <w:t>.</w:t>
      </w:r>
      <w:r w:rsidRPr="00E9447D">
        <w:rPr>
          <w:b/>
          <w:bCs/>
          <w:iCs/>
          <w:spacing w:val="-5"/>
        </w:rPr>
        <w:t xml:space="preserve"> Campos de Zafiro (Cristal Celeste)</w:t>
      </w:r>
    </w:p>
    <w:p w14:paraId="2C471E6D" w14:textId="77777777" w:rsidR="00E9447D" w:rsidRPr="00E9447D" w:rsidRDefault="00E9447D" w:rsidP="00E652A7">
      <w:pPr>
        <w:spacing w:before="130" w:line="276" w:lineRule="auto"/>
        <w:jc w:val="both"/>
        <w:rPr>
          <w:b/>
          <w:spacing w:val="-5"/>
        </w:rPr>
      </w:pPr>
      <w:r w:rsidRPr="00E9447D">
        <w:rPr>
          <w:b/>
          <w:spacing w:val="-5"/>
        </w:rPr>
        <w:t>Breve descripción del nivel</w:t>
      </w:r>
    </w:p>
    <w:p w14:paraId="30108941" w14:textId="76F08322" w:rsidR="00E9447D" w:rsidRPr="00E9447D" w:rsidRDefault="00E9447D" w:rsidP="00E652A7">
      <w:pPr>
        <w:spacing w:before="130" w:line="276" w:lineRule="auto"/>
        <w:jc w:val="both"/>
        <w:rPr>
          <w:szCs w:val="24"/>
        </w:rPr>
      </w:pPr>
      <w:r w:rsidRPr="00E9447D">
        <w:rPr>
          <w:szCs w:val="24"/>
        </w:rPr>
        <w:t xml:space="preserve">Extensas praderas </w:t>
      </w:r>
      <w:r w:rsidR="00C34172">
        <w:rPr>
          <w:szCs w:val="24"/>
        </w:rPr>
        <w:t>heladas</w:t>
      </w:r>
      <w:r w:rsidR="00342D4C">
        <w:rPr>
          <w:szCs w:val="24"/>
        </w:rPr>
        <w:t xml:space="preserve"> y nevadas</w:t>
      </w:r>
      <w:r w:rsidRPr="00E9447D">
        <w:rPr>
          <w:szCs w:val="24"/>
        </w:rPr>
        <w:t>, ahora reducidas a tonos grises. La vegetación está marchita, el viento es constante y el cielo permanece cubierto. Este nivel introduce al jugador al mundo y a sus reglas fundamentales.</w:t>
      </w:r>
    </w:p>
    <w:p w14:paraId="056E509E" w14:textId="77777777" w:rsidR="00E9447D" w:rsidRPr="00E9447D" w:rsidRDefault="00E9447D" w:rsidP="00E652A7">
      <w:pPr>
        <w:spacing w:before="130" w:line="276" w:lineRule="auto"/>
        <w:jc w:val="both"/>
        <w:rPr>
          <w:b/>
          <w:bCs/>
          <w:iCs/>
          <w:spacing w:val="-5"/>
        </w:rPr>
      </w:pPr>
      <w:r w:rsidRPr="00E9447D">
        <w:rPr>
          <w:b/>
          <w:bCs/>
          <w:iCs/>
          <w:spacing w:val="-5"/>
        </w:rPr>
        <w:t>Objetivo del jugador</w:t>
      </w:r>
    </w:p>
    <w:p w14:paraId="7417743E" w14:textId="195BF7A2" w:rsidR="00E9447D" w:rsidRPr="00E9447D" w:rsidRDefault="00E9447D" w:rsidP="00E652A7">
      <w:pPr>
        <w:numPr>
          <w:ilvl w:val="0"/>
          <w:numId w:val="58"/>
        </w:numPr>
        <w:spacing w:before="130" w:line="276" w:lineRule="auto"/>
        <w:jc w:val="both"/>
      </w:pPr>
      <w:r>
        <w:t xml:space="preserve">Desplazarse desde el inicio del nivel hasta </w:t>
      </w:r>
      <w:r w:rsidR="006C433A">
        <w:t xml:space="preserve">la ubicación </w:t>
      </w:r>
      <w:r>
        <w:t>del Guardián</w:t>
      </w:r>
      <w:r w:rsidR="006E386B">
        <w:t xml:space="preserve"> de Hielo</w:t>
      </w:r>
      <w:r>
        <w:t>.</w:t>
      </w:r>
    </w:p>
    <w:p w14:paraId="42D36D3A" w14:textId="1330603D" w:rsidR="00E9447D" w:rsidRPr="00E9447D" w:rsidRDefault="006C433A" w:rsidP="00E652A7">
      <w:pPr>
        <w:numPr>
          <w:ilvl w:val="0"/>
          <w:numId w:val="58"/>
        </w:numPr>
        <w:spacing w:before="130" w:line="276" w:lineRule="auto"/>
        <w:jc w:val="both"/>
      </w:pPr>
      <w:r>
        <w:t>Familiarizarse con</w:t>
      </w:r>
      <w:r w:rsidR="00E9447D">
        <w:t xml:space="preserve"> las mecánicas básica</w:t>
      </w:r>
      <w:r>
        <w:t>s</w:t>
      </w:r>
      <w:r w:rsidR="00E9447D">
        <w:t>.</w:t>
      </w:r>
    </w:p>
    <w:p w14:paraId="441229E7" w14:textId="77777777" w:rsidR="00E9447D" w:rsidRPr="00E9447D" w:rsidRDefault="00E9447D" w:rsidP="00E652A7">
      <w:pPr>
        <w:numPr>
          <w:ilvl w:val="0"/>
          <w:numId w:val="58"/>
        </w:numPr>
        <w:spacing w:before="130" w:line="276" w:lineRule="auto"/>
        <w:jc w:val="both"/>
        <w:rPr>
          <w:szCs w:val="24"/>
        </w:rPr>
      </w:pPr>
      <w:r w:rsidRPr="00E9447D">
        <w:rPr>
          <w:szCs w:val="24"/>
        </w:rPr>
        <w:t>Derrotar al Guardián de Hielo.</w:t>
      </w:r>
    </w:p>
    <w:p w14:paraId="07DE68F9" w14:textId="77777777" w:rsidR="00E9447D" w:rsidRPr="00E9447D" w:rsidRDefault="00E9447D" w:rsidP="00E652A7">
      <w:pPr>
        <w:spacing w:before="130" w:line="276" w:lineRule="auto"/>
        <w:jc w:val="both"/>
        <w:rPr>
          <w:b/>
          <w:bCs/>
          <w:iCs/>
          <w:spacing w:val="-5"/>
        </w:rPr>
      </w:pPr>
      <w:r w:rsidRPr="00E9447D">
        <w:rPr>
          <w:b/>
          <w:bCs/>
          <w:iCs/>
          <w:spacing w:val="-5"/>
        </w:rPr>
        <w:t>Recompensa del nivel</w:t>
      </w:r>
    </w:p>
    <w:p w14:paraId="7A6DDB11" w14:textId="77777777" w:rsidR="00E9447D" w:rsidRPr="00E9447D" w:rsidRDefault="00E9447D" w:rsidP="00E652A7">
      <w:pPr>
        <w:numPr>
          <w:ilvl w:val="0"/>
          <w:numId w:val="59"/>
        </w:numPr>
        <w:spacing w:before="130" w:line="276" w:lineRule="auto"/>
        <w:jc w:val="both"/>
        <w:rPr>
          <w:szCs w:val="24"/>
        </w:rPr>
      </w:pPr>
      <w:r w:rsidRPr="00E9447D">
        <w:rPr>
          <w:szCs w:val="24"/>
        </w:rPr>
        <w:t>Cristal Celeste.</w:t>
      </w:r>
    </w:p>
    <w:p w14:paraId="637A075F" w14:textId="77777777" w:rsidR="00E9447D" w:rsidRPr="00E9447D" w:rsidRDefault="00E9447D" w:rsidP="00E652A7">
      <w:pPr>
        <w:numPr>
          <w:ilvl w:val="0"/>
          <w:numId w:val="59"/>
        </w:numPr>
        <w:spacing w:before="130" w:line="276" w:lineRule="auto"/>
        <w:jc w:val="both"/>
        <w:rPr>
          <w:szCs w:val="24"/>
        </w:rPr>
      </w:pPr>
      <w:r w:rsidRPr="00E9447D">
        <w:rPr>
          <w:szCs w:val="24"/>
        </w:rPr>
        <w:t>Desbloqueo de la habilidad: Velocidad.</w:t>
      </w:r>
    </w:p>
    <w:p w14:paraId="5B79AC70" w14:textId="77777777" w:rsidR="00E9447D" w:rsidRDefault="00E9447D" w:rsidP="00E652A7">
      <w:pPr>
        <w:numPr>
          <w:ilvl w:val="0"/>
          <w:numId w:val="59"/>
        </w:numPr>
        <w:spacing w:before="130" w:line="276" w:lineRule="auto"/>
        <w:jc w:val="both"/>
      </w:pPr>
      <w:r w:rsidRPr="33872E51">
        <w:t>Restauración parcial del color celeste en el entorno</w:t>
      </w:r>
      <w:r w:rsidRPr="00E9447D">
        <w:rPr>
          <w:iCs/>
          <w:spacing w:val="-5"/>
        </w:rPr>
        <w:t>.</w:t>
      </w:r>
    </w:p>
    <w:p w14:paraId="01A13BB9" w14:textId="77777777" w:rsidR="0084474E" w:rsidRPr="00056E44" w:rsidRDefault="0084474E" w:rsidP="00E652A7">
      <w:pPr>
        <w:spacing w:before="130" w:line="276" w:lineRule="auto"/>
        <w:jc w:val="both"/>
        <w:rPr>
          <w:b/>
          <w:bCs/>
          <w:iCs/>
          <w:spacing w:val="-5"/>
        </w:rPr>
      </w:pPr>
      <w:r w:rsidRPr="00056E44">
        <w:rPr>
          <w:b/>
          <w:bCs/>
          <w:iCs/>
          <w:spacing w:val="-5"/>
        </w:rPr>
        <w:t>Obstáculos encontrados</w:t>
      </w:r>
    </w:p>
    <w:p w14:paraId="74DA9C0B" w14:textId="39A79969" w:rsidR="0084474E" w:rsidRPr="0084474E" w:rsidRDefault="0084474E" w:rsidP="00E652A7">
      <w:pPr>
        <w:pStyle w:val="ListParagraph"/>
        <w:numPr>
          <w:ilvl w:val="0"/>
          <w:numId w:val="69"/>
        </w:numPr>
        <w:spacing w:before="130" w:line="276" w:lineRule="auto"/>
        <w:jc w:val="both"/>
      </w:pPr>
      <w:r>
        <w:t>Pinchos helados escondidos en el suelo que aparecen y desparecen temporalmente</w:t>
      </w:r>
      <w:r w:rsidR="00C70346">
        <w:t>.</w:t>
      </w:r>
    </w:p>
    <w:p w14:paraId="205C76A0" w14:textId="77777777" w:rsidR="00E9447D" w:rsidRPr="00E9447D" w:rsidRDefault="00E9447D" w:rsidP="00E652A7">
      <w:pPr>
        <w:spacing w:before="130" w:line="276" w:lineRule="auto"/>
        <w:jc w:val="both"/>
        <w:rPr>
          <w:b/>
          <w:bCs/>
          <w:iCs/>
          <w:spacing w:val="-5"/>
        </w:rPr>
      </w:pPr>
      <w:r w:rsidRPr="00E9447D">
        <w:rPr>
          <w:b/>
          <w:bCs/>
          <w:iCs/>
          <w:spacing w:val="-5"/>
        </w:rPr>
        <w:t>Guía de estilo visual</w:t>
      </w:r>
    </w:p>
    <w:p w14:paraId="163F88C2" w14:textId="3FF7D413" w:rsidR="00E9447D" w:rsidRPr="00E9447D" w:rsidRDefault="00E9447D" w:rsidP="00E652A7">
      <w:pPr>
        <w:numPr>
          <w:ilvl w:val="0"/>
          <w:numId w:val="60"/>
        </w:numPr>
        <w:spacing w:before="130" w:line="276" w:lineRule="auto"/>
        <w:jc w:val="both"/>
        <w:rPr>
          <w:szCs w:val="24"/>
        </w:rPr>
      </w:pPr>
      <w:r w:rsidRPr="00E9447D">
        <w:rPr>
          <w:szCs w:val="24"/>
        </w:rPr>
        <w:t xml:space="preserve">Inspiración: praderas </w:t>
      </w:r>
      <w:r w:rsidR="00B35044">
        <w:rPr>
          <w:szCs w:val="24"/>
        </w:rPr>
        <w:t xml:space="preserve">de hielo </w:t>
      </w:r>
      <w:r w:rsidRPr="00E9447D">
        <w:rPr>
          <w:szCs w:val="24"/>
        </w:rPr>
        <w:t>abiertas, cielos nublados, estética fría.</w:t>
      </w:r>
    </w:p>
    <w:p w14:paraId="033C22F2" w14:textId="77777777" w:rsidR="00E9447D" w:rsidRPr="00E9447D" w:rsidRDefault="00E9447D" w:rsidP="00E652A7">
      <w:pPr>
        <w:numPr>
          <w:ilvl w:val="0"/>
          <w:numId w:val="60"/>
        </w:numPr>
        <w:spacing w:before="130" w:line="276" w:lineRule="auto"/>
        <w:jc w:val="both"/>
        <w:rPr>
          <w:szCs w:val="24"/>
        </w:rPr>
      </w:pPr>
      <w:r w:rsidRPr="00E9447D">
        <w:rPr>
          <w:szCs w:val="24"/>
        </w:rPr>
        <w:t>Guía de color:</w:t>
      </w:r>
    </w:p>
    <w:p w14:paraId="35155DE7" w14:textId="77777777" w:rsidR="00E9447D" w:rsidRPr="00E9447D" w:rsidRDefault="00E9447D" w:rsidP="00E652A7">
      <w:pPr>
        <w:numPr>
          <w:ilvl w:val="1"/>
          <w:numId w:val="60"/>
        </w:numPr>
        <w:spacing w:before="130" w:line="276" w:lineRule="auto"/>
        <w:jc w:val="both"/>
        <w:rPr>
          <w:szCs w:val="24"/>
        </w:rPr>
      </w:pPr>
      <w:r w:rsidRPr="00E9447D">
        <w:rPr>
          <w:szCs w:val="24"/>
        </w:rPr>
        <w:t>Antes: grises y azules apagados.</w:t>
      </w:r>
    </w:p>
    <w:p w14:paraId="0FC04568" w14:textId="77777777" w:rsidR="00E9447D" w:rsidRPr="00E9447D" w:rsidRDefault="00E9447D" w:rsidP="00E652A7">
      <w:pPr>
        <w:numPr>
          <w:ilvl w:val="1"/>
          <w:numId w:val="60"/>
        </w:numPr>
        <w:spacing w:before="130" w:line="276" w:lineRule="auto"/>
        <w:jc w:val="both"/>
        <w:rPr>
          <w:szCs w:val="24"/>
        </w:rPr>
      </w:pPr>
      <w:r w:rsidRPr="00E9447D">
        <w:rPr>
          <w:szCs w:val="24"/>
        </w:rPr>
        <w:t>Después: azules claros y blancos.</w:t>
      </w:r>
    </w:p>
    <w:p w14:paraId="4117EEE9" w14:textId="77777777" w:rsidR="00E9447D" w:rsidRPr="00E9447D" w:rsidRDefault="00E9447D" w:rsidP="00E652A7">
      <w:pPr>
        <w:spacing w:before="130" w:line="276" w:lineRule="auto"/>
        <w:jc w:val="both"/>
        <w:rPr>
          <w:b/>
          <w:spacing w:val="-5"/>
        </w:rPr>
      </w:pPr>
      <w:r w:rsidRPr="00E9447D">
        <w:rPr>
          <w:b/>
          <w:spacing w:val="-5"/>
        </w:rPr>
        <w:t>Música</w:t>
      </w:r>
    </w:p>
    <w:p w14:paraId="76D4BCB6" w14:textId="1DDA9F51" w:rsidR="00E9447D" w:rsidRPr="00E9447D" w:rsidRDefault="00E9447D" w:rsidP="00E652A7">
      <w:pPr>
        <w:numPr>
          <w:ilvl w:val="0"/>
          <w:numId w:val="61"/>
        </w:numPr>
        <w:spacing w:before="130" w:line="276" w:lineRule="auto"/>
        <w:jc w:val="both"/>
      </w:pPr>
      <w:r>
        <w:t xml:space="preserve">Tema ambiental </w:t>
      </w:r>
      <w:r w:rsidR="00C81C6E">
        <w:t>misterioso</w:t>
      </w:r>
      <w:r>
        <w:t>.</w:t>
      </w:r>
    </w:p>
    <w:p w14:paraId="5A587865" w14:textId="487C6380" w:rsidR="00E9447D" w:rsidRPr="00E9447D" w:rsidRDefault="00E9447D" w:rsidP="00E652A7">
      <w:pPr>
        <w:numPr>
          <w:ilvl w:val="0"/>
          <w:numId w:val="61"/>
        </w:numPr>
        <w:spacing w:before="130" w:line="276" w:lineRule="auto"/>
        <w:jc w:val="both"/>
      </w:pPr>
      <w:r>
        <w:t>Instrumentación suave</w:t>
      </w:r>
      <w:r w:rsidR="004756EB">
        <w:t>.</w:t>
      </w:r>
    </w:p>
    <w:p w14:paraId="0F0F9249" w14:textId="5E1B40A6" w:rsidR="00E9447D" w:rsidRDefault="001F16A9" w:rsidP="00E652A7">
      <w:pPr>
        <w:numPr>
          <w:ilvl w:val="0"/>
          <w:numId w:val="61"/>
        </w:numPr>
        <w:spacing w:before="130" w:line="276" w:lineRule="auto"/>
        <w:jc w:val="both"/>
      </w:pPr>
      <w:r>
        <w:t>Sonidos de hielo y aire</w:t>
      </w:r>
      <w:r w:rsidR="00E9447D">
        <w:t>.</w:t>
      </w:r>
    </w:p>
    <w:p w14:paraId="4C16D68B" w14:textId="77777777" w:rsidR="00C616FE" w:rsidRPr="00E9447D" w:rsidRDefault="00C616FE" w:rsidP="00C616FE">
      <w:pPr>
        <w:spacing w:before="130"/>
        <w:ind w:left="720"/>
      </w:pPr>
    </w:p>
    <w:p w14:paraId="6DFEA141" w14:textId="33480AAA" w:rsidR="00C616FE" w:rsidRPr="00F729EC" w:rsidRDefault="00C616FE" w:rsidP="00E652A7">
      <w:pPr>
        <w:spacing w:before="130" w:line="276" w:lineRule="auto"/>
        <w:jc w:val="both"/>
        <w:rPr>
          <w:b/>
          <w:spacing w:val="-5"/>
        </w:rPr>
      </w:pPr>
      <w:r w:rsidRPr="00F729EC">
        <w:rPr>
          <w:b/>
          <w:spacing w:val="-5"/>
        </w:rPr>
        <w:t>NIVEL 2</w:t>
      </w:r>
      <w:r w:rsidR="00F729EC">
        <w:rPr>
          <w:b/>
          <w:bCs/>
          <w:iCs/>
          <w:spacing w:val="-5"/>
        </w:rPr>
        <w:t>:</w:t>
      </w:r>
      <w:r w:rsidRPr="00F729EC">
        <w:rPr>
          <w:b/>
          <w:spacing w:val="-5"/>
        </w:rPr>
        <w:t xml:space="preserve"> Montañas Ceniza (Cristal Rojo)</w:t>
      </w:r>
    </w:p>
    <w:p w14:paraId="5C7D3DA9" w14:textId="77777777" w:rsidR="00C616FE" w:rsidRPr="00F729EC" w:rsidRDefault="00C616FE" w:rsidP="00E652A7">
      <w:pPr>
        <w:spacing w:before="130" w:line="276" w:lineRule="auto"/>
        <w:jc w:val="both"/>
        <w:rPr>
          <w:b/>
          <w:spacing w:val="-5"/>
        </w:rPr>
      </w:pPr>
      <w:r w:rsidRPr="00F729EC">
        <w:rPr>
          <w:b/>
          <w:spacing w:val="-5"/>
        </w:rPr>
        <w:t>Breve descripción del nivel</w:t>
      </w:r>
    </w:p>
    <w:p w14:paraId="4BB370C2" w14:textId="77777777" w:rsidR="00C616FE" w:rsidRPr="009A3022" w:rsidRDefault="00C616FE" w:rsidP="00E652A7">
      <w:pPr>
        <w:spacing w:before="130" w:line="276" w:lineRule="auto"/>
        <w:jc w:val="both"/>
        <w:rPr>
          <w:szCs w:val="24"/>
        </w:rPr>
      </w:pPr>
      <w:r w:rsidRPr="009A3022">
        <w:rPr>
          <w:szCs w:val="24"/>
        </w:rPr>
        <w:t>Zona montañosa volcánica cubierta de ceniza. El terreno es abrupto, con cavernas estrechas y restos de lava solidificada. La atmósfera es opresiva.</w:t>
      </w:r>
    </w:p>
    <w:p w14:paraId="3DF99FB0" w14:textId="77777777" w:rsidR="00C616FE" w:rsidRPr="00C616FE" w:rsidRDefault="00C616FE" w:rsidP="00E652A7">
      <w:pPr>
        <w:spacing w:before="130" w:line="276" w:lineRule="auto"/>
        <w:jc w:val="both"/>
        <w:rPr>
          <w:b/>
          <w:bCs/>
          <w:iCs/>
          <w:spacing w:val="-5"/>
        </w:rPr>
      </w:pPr>
      <w:r w:rsidRPr="00C616FE">
        <w:rPr>
          <w:b/>
          <w:bCs/>
          <w:iCs/>
          <w:spacing w:val="-5"/>
        </w:rPr>
        <w:t>Objetivo del jugador</w:t>
      </w:r>
    </w:p>
    <w:p w14:paraId="6A3F4786" w14:textId="7E73095C" w:rsidR="003762D4" w:rsidRPr="00E9447D" w:rsidRDefault="003762D4" w:rsidP="00E652A7">
      <w:pPr>
        <w:numPr>
          <w:ilvl w:val="0"/>
          <w:numId w:val="59"/>
        </w:numPr>
        <w:spacing w:before="130" w:line="276" w:lineRule="auto"/>
        <w:jc w:val="both"/>
      </w:pPr>
      <w:r>
        <w:t xml:space="preserve">Desplazarse desde el inicio del nivel hasta </w:t>
      </w:r>
      <w:r w:rsidR="00A04115">
        <w:t>el volcán donde se encuentra</w:t>
      </w:r>
      <w:r>
        <w:t xml:space="preserve"> el </w:t>
      </w:r>
      <w:r w:rsidR="00A04115">
        <w:t>Coloso de Ceniza.</w:t>
      </w:r>
    </w:p>
    <w:p w14:paraId="5F07B28D" w14:textId="63024483" w:rsidR="00C616FE" w:rsidRPr="009A3022" w:rsidRDefault="003762D4" w:rsidP="00E652A7">
      <w:pPr>
        <w:numPr>
          <w:ilvl w:val="0"/>
          <w:numId w:val="59"/>
        </w:numPr>
        <w:spacing w:before="130" w:line="276" w:lineRule="auto"/>
        <w:jc w:val="both"/>
        <w:rPr>
          <w:szCs w:val="24"/>
        </w:rPr>
      </w:pPr>
      <w:r>
        <w:rPr>
          <w:szCs w:val="24"/>
        </w:rPr>
        <w:t xml:space="preserve">Familiarizarse con la habilidad </w:t>
      </w:r>
      <w:r>
        <w:rPr>
          <w:b/>
          <w:bCs/>
          <w:szCs w:val="24"/>
        </w:rPr>
        <w:t xml:space="preserve">Velocidad </w:t>
      </w:r>
      <w:r>
        <w:rPr>
          <w:szCs w:val="24"/>
        </w:rPr>
        <w:t>para s</w:t>
      </w:r>
      <w:r w:rsidR="00C616FE" w:rsidRPr="009A3022">
        <w:rPr>
          <w:szCs w:val="24"/>
        </w:rPr>
        <w:t>uperar obstáculos físicos.</w:t>
      </w:r>
    </w:p>
    <w:p w14:paraId="4559AA4F" w14:textId="77777777" w:rsidR="00C616FE" w:rsidRPr="00C616FE" w:rsidRDefault="00C616FE" w:rsidP="00E652A7">
      <w:pPr>
        <w:numPr>
          <w:ilvl w:val="0"/>
          <w:numId w:val="59"/>
        </w:numPr>
        <w:spacing w:before="130" w:line="276" w:lineRule="auto"/>
        <w:jc w:val="both"/>
        <w:rPr>
          <w:rFonts w:ascii="Trebuchet MS"/>
          <w:i/>
          <w:spacing w:val="-5"/>
          <w:sz w:val="20"/>
          <w:szCs w:val="20"/>
        </w:rPr>
      </w:pPr>
      <w:r w:rsidRPr="33872E51">
        <w:t>Derrotar al Coloso de Ceniza</w:t>
      </w:r>
      <w:r w:rsidRPr="33872E51">
        <w:rPr>
          <w:rFonts w:ascii="Trebuchet MS"/>
          <w:i/>
          <w:spacing w:val="-5"/>
          <w:sz w:val="20"/>
          <w:szCs w:val="20"/>
        </w:rPr>
        <w:t>.</w:t>
      </w:r>
    </w:p>
    <w:p w14:paraId="1BE75F6F" w14:textId="77777777" w:rsidR="00C616FE" w:rsidRPr="00C616FE" w:rsidRDefault="00C616FE" w:rsidP="00E652A7">
      <w:pPr>
        <w:spacing w:before="130" w:line="276" w:lineRule="auto"/>
        <w:jc w:val="both"/>
        <w:rPr>
          <w:b/>
          <w:bCs/>
          <w:iCs/>
          <w:spacing w:val="-5"/>
        </w:rPr>
      </w:pPr>
      <w:r w:rsidRPr="00C616FE">
        <w:rPr>
          <w:b/>
          <w:bCs/>
          <w:iCs/>
          <w:spacing w:val="-5"/>
        </w:rPr>
        <w:t>Recompensa del nivel</w:t>
      </w:r>
    </w:p>
    <w:p w14:paraId="1644EAC9" w14:textId="77777777" w:rsidR="00C616FE" w:rsidRPr="009A3022" w:rsidRDefault="00C616FE" w:rsidP="00E652A7">
      <w:pPr>
        <w:numPr>
          <w:ilvl w:val="0"/>
          <w:numId w:val="59"/>
        </w:numPr>
        <w:spacing w:before="130" w:line="276" w:lineRule="auto"/>
        <w:jc w:val="both"/>
        <w:rPr>
          <w:szCs w:val="24"/>
        </w:rPr>
      </w:pPr>
      <w:r w:rsidRPr="009A3022">
        <w:rPr>
          <w:szCs w:val="24"/>
        </w:rPr>
        <w:t>Cristal Rojo.</w:t>
      </w:r>
    </w:p>
    <w:p w14:paraId="6CEFE31B" w14:textId="77777777" w:rsidR="00C616FE" w:rsidRPr="009A3022" w:rsidRDefault="00C616FE" w:rsidP="00E652A7">
      <w:pPr>
        <w:numPr>
          <w:ilvl w:val="0"/>
          <w:numId w:val="59"/>
        </w:numPr>
        <w:spacing w:before="130" w:line="276" w:lineRule="auto"/>
        <w:jc w:val="both"/>
        <w:rPr>
          <w:szCs w:val="24"/>
        </w:rPr>
      </w:pPr>
      <w:r w:rsidRPr="009A3022">
        <w:rPr>
          <w:szCs w:val="24"/>
        </w:rPr>
        <w:t>Desbloqueo de la habilidad: Fuerza.</w:t>
      </w:r>
    </w:p>
    <w:p w14:paraId="49E86497" w14:textId="77777777" w:rsidR="00C616FE" w:rsidRDefault="00C616FE" w:rsidP="00E652A7">
      <w:pPr>
        <w:numPr>
          <w:ilvl w:val="0"/>
          <w:numId w:val="59"/>
        </w:numPr>
        <w:spacing w:before="130" w:line="276" w:lineRule="auto"/>
        <w:jc w:val="both"/>
        <w:rPr>
          <w:szCs w:val="24"/>
        </w:rPr>
      </w:pPr>
      <w:r w:rsidRPr="009A3022">
        <w:rPr>
          <w:szCs w:val="24"/>
        </w:rPr>
        <w:t>Acceso a zonas bloqueadas por roca.</w:t>
      </w:r>
    </w:p>
    <w:p w14:paraId="10F51923" w14:textId="23E26D00" w:rsidR="00964980" w:rsidRPr="00964980" w:rsidRDefault="00964980" w:rsidP="00E652A7">
      <w:pPr>
        <w:numPr>
          <w:ilvl w:val="0"/>
          <w:numId w:val="59"/>
        </w:numPr>
        <w:spacing w:before="130" w:line="276" w:lineRule="auto"/>
        <w:jc w:val="both"/>
      </w:pPr>
      <w:r w:rsidRPr="33872E51">
        <w:t>Restauración parcial del color rojo en el entorno</w:t>
      </w:r>
      <w:r w:rsidRPr="00E9447D">
        <w:rPr>
          <w:iCs/>
          <w:spacing w:val="-5"/>
        </w:rPr>
        <w:t>.</w:t>
      </w:r>
    </w:p>
    <w:p w14:paraId="0D530E03" w14:textId="569424F8" w:rsidR="00C616FE" w:rsidRPr="00056E44" w:rsidRDefault="00C616FE" w:rsidP="00E652A7">
      <w:pPr>
        <w:spacing w:before="130" w:line="276" w:lineRule="auto"/>
        <w:jc w:val="both"/>
        <w:rPr>
          <w:b/>
          <w:spacing w:val="-5"/>
        </w:rPr>
      </w:pPr>
      <w:r w:rsidRPr="00056E44">
        <w:rPr>
          <w:b/>
          <w:spacing w:val="-5"/>
        </w:rPr>
        <w:t>Obstáculos encontrados</w:t>
      </w:r>
    </w:p>
    <w:p w14:paraId="2F36C3B0" w14:textId="60DB5C45" w:rsidR="00C616FE" w:rsidRPr="007E0BF3" w:rsidRDefault="004B0193" w:rsidP="00E652A7">
      <w:pPr>
        <w:pStyle w:val="ListParagraph"/>
        <w:numPr>
          <w:ilvl w:val="0"/>
          <w:numId w:val="69"/>
        </w:numPr>
        <w:spacing w:before="130" w:line="276" w:lineRule="auto"/>
        <w:jc w:val="both"/>
        <w:rPr>
          <w:szCs w:val="24"/>
        </w:rPr>
      </w:pPr>
      <w:r w:rsidRPr="007E0BF3">
        <w:rPr>
          <w:szCs w:val="24"/>
        </w:rPr>
        <w:t xml:space="preserve">Plataformas alejadas que requieren el uso de la habilidad Velocidad para </w:t>
      </w:r>
      <w:r w:rsidR="007E0BF3" w:rsidRPr="007E0BF3">
        <w:rPr>
          <w:szCs w:val="24"/>
        </w:rPr>
        <w:t>moverse entre ellas.</w:t>
      </w:r>
    </w:p>
    <w:p w14:paraId="26864587" w14:textId="77777777" w:rsidR="00C616FE" w:rsidRPr="00056E44" w:rsidRDefault="00C616FE" w:rsidP="00E652A7">
      <w:pPr>
        <w:spacing w:before="130" w:line="276" w:lineRule="auto"/>
        <w:jc w:val="both"/>
        <w:rPr>
          <w:b/>
          <w:spacing w:val="-5"/>
        </w:rPr>
      </w:pPr>
      <w:r w:rsidRPr="00056E44">
        <w:rPr>
          <w:b/>
          <w:spacing w:val="-5"/>
        </w:rPr>
        <w:t>Guía de estilo visual</w:t>
      </w:r>
    </w:p>
    <w:p w14:paraId="08262523" w14:textId="77777777" w:rsidR="00C616FE" w:rsidRPr="009A3022" w:rsidRDefault="00C616FE" w:rsidP="00E652A7">
      <w:pPr>
        <w:numPr>
          <w:ilvl w:val="0"/>
          <w:numId w:val="59"/>
        </w:numPr>
        <w:spacing w:before="130" w:line="276" w:lineRule="auto"/>
        <w:jc w:val="both"/>
        <w:rPr>
          <w:szCs w:val="24"/>
        </w:rPr>
      </w:pPr>
      <w:r w:rsidRPr="009A3022">
        <w:rPr>
          <w:szCs w:val="24"/>
        </w:rPr>
        <w:t>Inspiración: volcanes, cuevas, entornos industriales naturales.</w:t>
      </w:r>
    </w:p>
    <w:p w14:paraId="449E026A" w14:textId="77777777" w:rsidR="00C616FE" w:rsidRPr="009A3022" w:rsidRDefault="00C616FE" w:rsidP="00E652A7">
      <w:pPr>
        <w:numPr>
          <w:ilvl w:val="0"/>
          <w:numId w:val="59"/>
        </w:numPr>
        <w:spacing w:before="130" w:line="276" w:lineRule="auto"/>
        <w:jc w:val="both"/>
        <w:rPr>
          <w:szCs w:val="24"/>
        </w:rPr>
      </w:pPr>
      <w:r w:rsidRPr="009A3022">
        <w:rPr>
          <w:szCs w:val="24"/>
        </w:rPr>
        <w:t>Guía de color:</w:t>
      </w:r>
    </w:p>
    <w:p w14:paraId="7CCF66FC" w14:textId="42E6C3D8" w:rsidR="00C616FE" w:rsidRPr="009A3022" w:rsidRDefault="00C616FE" w:rsidP="00E652A7">
      <w:pPr>
        <w:numPr>
          <w:ilvl w:val="1"/>
          <w:numId w:val="59"/>
        </w:numPr>
        <w:spacing w:before="130" w:line="276" w:lineRule="auto"/>
        <w:jc w:val="both"/>
        <w:rPr>
          <w:szCs w:val="24"/>
        </w:rPr>
      </w:pPr>
      <w:r w:rsidRPr="009A3022">
        <w:rPr>
          <w:szCs w:val="24"/>
        </w:rPr>
        <w:t xml:space="preserve">Antes: </w:t>
      </w:r>
      <w:r w:rsidR="00F729EC">
        <w:rPr>
          <w:szCs w:val="24"/>
        </w:rPr>
        <w:t>rojos y naranjas apagados, grises oscuros.</w:t>
      </w:r>
    </w:p>
    <w:p w14:paraId="3BAEC084" w14:textId="77777777" w:rsidR="00C616FE" w:rsidRPr="00C616FE" w:rsidRDefault="00C616FE" w:rsidP="00E652A7">
      <w:pPr>
        <w:numPr>
          <w:ilvl w:val="1"/>
          <w:numId w:val="59"/>
        </w:numPr>
        <w:spacing w:before="130" w:line="276" w:lineRule="auto"/>
        <w:jc w:val="both"/>
        <w:rPr>
          <w:rFonts w:ascii="Trebuchet MS"/>
          <w:i/>
          <w:spacing w:val="-5"/>
          <w:sz w:val="20"/>
          <w:szCs w:val="20"/>
        </w:rPr>
      </w:pPr>
      <w:r w:rsidRPr="33872E51">
        <w:t>Después: rojos intensos y naranjas</w:t>
      </w:r>
      <w:r w:rsidRPr="33872E51">
        <w:rPr>
          <w:rFonts w:ascii="Trebuchet MS"/>
          <w:i/>
          <w:spacing w:val="-5"/>
          <w:sz w:val="20"/>
          <w:szCs w:val="20"/>
        </w:rPr>
        <w:t>.</w:t>
      </w:r>
    </w:p>
    <w:p w14:paraId="3A1C623E" w14:textId="77777777" w:rsidR="00C616FE" w:rsidRPr="00056E44" w:rsidRDefault="00C616FE" w:rsidP="00E652A7">
      <w:pPr>
        <w:spacing w:before="130" w:line="276" w:lineRule="auto"/>
        <w:jc w:val="both"/>
        <w:rPr>
          <w:b/>
          <w:spacing w:val="-5"/>
        </w:rPr>
      </w:pPr>
      <w:r w:rsidRPr="00056E44">
        <w:rPr>
          <w:b/>
          <w:spacing w:val="-5"/>
        </w:rPr>
        <w:t>Música</w:t>
      </w:r>
    </w:p>
    <w:p w14:paraId="6DF1B9A4" w14:textId="55FCAA8F" w:rsidR="00C616FE" w:rsidRPr="00964980" w:rsidRDefault="004756EB" w:rsidP="00E652A7">
      <w:pPr>
        <w:pStyle w:val="ListParagraph"/>
        <w:numPr>
          <w:ilvl w:val="0"/>
          <w:numId w:val="69"/>
        </w:numPr>
        <w:spacing w:before="130" w:line="276" w:lineRule="auto"/>
        <w:jc w:val="both"/>
      </w:pPr>
      <w:r>
        <w:t>Tema ambientado en una fortaleza</w:t>
      </w:r>
      <w:r w:rsidR="00C616FE">
        <w:t>.</w:t>
      </w:r>
    </w:p>
    <w:p w14:paraId="6D6BAF9A" w14:textId="343BE50C" w:rsidR="00C616FE" w:rsidRPr="00964980" w:rsidRDefault="004756EB" w:rsidP="00E652A7">
      <w:pPr>
        <w:pStyle w:val="ListParagraph"/>
        <w:numPr>
          <w:ilvl w:val="0"/>
          <w:numId w:val="69"/>
        </w:numPr>
        <w:spacing w:before="130" w:line="276" w:lineRule="auto"/>
        <w:jc w:val="both"/>
        <w:rPr>
          <w:szCs w:val="24"/>
        </w:rPr>
      </w:pPr>
      <w:r>
        <w:rPr>
          <w:szCs w:val="24"/>
        </w:rPr>
        <w:t>Sonidos de lava burbujeante.</w:t>
      </w:r>
    </w:p>
    <w:p w14:paraId="573C9DDB" w14:textId="77777777" w:rsidR="00C616FE" w:rsidRPr="00964980" w:rsidRDefault="00C616FE" w:rsidP="00E652A7">
      <w:pPr>
        <w:pStyle w:val="ListParagraph"/>
        <w:numPr>
          <w:ilvl w:val="0"/>
          <w:numId w:val="69"/>
        </w:numPr>
        <w:spacing w:before="130" w:line="276" w:lineRule="auto"/>
        <w:jc w:val="both"/>
        <w:rPr>
          <w:szCs w:val="24"/>
        </w:rPr>
      </w:pPr>
      <w:r w:rsidRPr="00964980">
        <w:rPr>
          <w:szCs w:val="24"/>
        </w:rPr>
        <w:t>Ritmo lento y tenso</w:t>
      </w:r>
    </w:p>
    <w:p w14:paraId="557F5350" w14:textId="77777777" w:rsidR="00E9447D" w:rsidRDefault="00E9447D" w:rsidP="00E652A7">
      <w:pPr>
        <w:spacing w:before="130" w:line="276" w:lineRule="auto"/>
        <w:jc w:val="both"/>
        <w:rPr>
          <w:rFonts w:ascii="Trebuchet MS"/>
          <w:i/>
          <w:spacing w:val="-5"/>
          <w:sz w:val="20"/>
          <w:szCs w:val="20"/>
        </w:rPr>
      </w:pPr>
    </w:p>
    <w:p w14:paraId="0CD9C2E2" w14:textId="03ACEFD3" w:rsidR="007E5960" w:rsidRPr="007E5960" w:rsidRDefault="007E5960" w:rsidP="00E652A7">
      <w:pPr>
        <w:spacing w:before="130" w:line="276" w:lineRule="auto"/>
        <w:jc w:val="both"/>
        <w:rPr>
          <w:b/>
          <w:bCs/>
          <w:iCs/>
          <w:spacing w:val="-5"/>
        </w:rPr>
      </w:pPr>
      <w:r w:rsidRPr="007E5960">
        <w:rPr>
          <w:b/>
          <w:bCs/>
          <w:iCs/>
          <w:spacing w:val="-5"/>
        </w:rPr>
        <w:t>NIVEL 3: Costa Ámbar (Cristal Amarillo)</w:t>
      </w:r>
    </w:p>
    <w:p w14:paraId="1915FE2B" w14:textId="77777777" w:rsidR="007E5960" w:rsidRPr="007E5960" w:rsidRDefault="007E5960" w:rsidP="00E652A7">
      <w:pPr>
        <w:spacing w:before="130" w:line="276" w:lineRule="auto"/>
        <w:jc w:val="both"/>
        <w:rPr>
          <w:b/>
          <w:bCs/>
          <w:iCs/>
          <w:spacing w:val="-5"/>
        </w:rPr>
      </w:pPr>
      <w:r w:rsidRPr="007E5960">
        <w:rPr>
          <w:b/>
          <w:bCs/>
          <w:iCs/>
          <w:spacing w:val="-5"/>
        </w:rPr>
        <w:t>Breve descripción del nivel</w:t>
      </w:r>
    </w:p>
    <w:p w14:paraId="7BC47595" w14:textId="23E03E7D" w:rsidR="007E5960" w:rsidRPr="007E5960" w:rsidRDefault="007E5960" w:rsidP="00E652A7">
      <w:pPr>
        <w:spacing w:before="130" w:line="276" w:lineRule="auto"/>
        <w:jc w:val="both"/>
        <w:rPr>
          <w:rFonts w:ascii="Trebuchet MS"/>
          <w:i/>
          <w:spacing w:val="-5"/>
          <w:sz w:val="20"/>
          <w:szCs w:val="20"/>
        </w:rPr>
      </w:pPr>
      <w:r w:rsidRPr="33872E51">
        <w:t>Una costa inmóvil y silenciosa</w:t>
      </w:r>
      <w:r w:rsidR="00DD24C3" w:rsidRPr="33872E51">
        <w:t xml:space="preserve"> sumida en una tormenta eléctrica</w:t>
      </w:r>
      <w:r w:rsidRPr="33872E51">
        <w:t>, con estructuras abandonadas. El mar carece de movimiento, transmitiendo una sensación de estancamiento</w:t>
      </w:r>
      <w:r w:rsidRPr="33872E51">
        <w:rPr>
          <w:rFonts w:ascii="Trebuchet MS"/>
          <w:i/>
          <w:spacing w:val="-5"/>
          <w:sz w:val="20"/>
          <w:szCs w:val="20"/>
        </w:rPr>
        <w:t>.</w:t>
      </w:r>
    </w:p>
    <w:p w14:paraId="3ADFDDA6" w14:textId="77777777" w:rsidR="007E5960" w:rsidRPr="007E5960" w:rsidRDefault="007E5960" w:rsidP="00E652A7">
      <w:pPr>
        <w:spacing w:before="130" w:line="276" w:lineRule="auto"/>
        <w:jc w:val="both"/>
        <w:rPr>
          <w:b/>
          <w:bCs/>
          <w:iCs/>
          <w:spacing w:val="-5"/>
        </w:rPr>
      </w:pPr>
      <w:r w:rsidRPr="007E5960">
        <w:rPr>
          <w:b/>
          <w:bCs/>
          <w:iCs/>
          <w:spacing w:val="-5"/>
        </w:rPr>
        <w:t>Objetivo del jugador</w:t>
      </w:r>
    </w:p>
    <w:p w14:paraId="740B7737" w14:textId="006F48AE" w:rsidR="007E5960" w:rsidRDefault="00D50C56" w:rsidP="00E652A7">
      <w:pPr>
        <w:pStyle w:val="ListParagraph"/>
        <w:numPr>
          <w:ilvl w:val="0"/>
          <w:numId w:val="69"/>
        </w:numPr>
        <w:spacing w:before="130" w:line="276" w:lineRule="auto"/>
        <w:jc w:val="both"/>
        <w:rPr>
          <w:szCs w:val="24"/>
        </w:rPr>
      </w:pPr>
      <w:r w:rsidRPr="00E9447D">
        <w:rPr>
          <w:szCs w:val="24"/>
        </w:rPr>
        <w:t xml:space="preserve">Desplazarse desde el inicio del nivel hasta </w:t>
      </w:r>
      <w:r>
        <w:rPr>
          <w:szCs w:val="24"/>
        </w:rPr>
        <w:t xml:space="preserve">el </w:t>
      </w:r>
      <w:r w:rsidR="00DA7774">
        <w:rPr>
          <w:szCs w:val="24"/>
        </w:rPr>
        <w:t>acantilado</w:t>
      </w:r>
      <w:r>
        <w:rPr>
          <w:szCs w:val="24"/>
        </w:rPr>
        <w:t xml:space="preserve"> donde se encuentra la Tempestad Dorada.</w:t>
      </w:r>
    </w:p>
    <w:p w14:paraId="57BE88B8" w14:textId="0F4A2391" w:rsidR="0071429A" w:rsidRPr="00785802" w:rsidRDefault="0071429A" w:rsidP="00E652A7">
      <w:pPr>
        <w:numPr>
          <w:ilvl w:val="0"/>
          <w:numId w:val="69"/>
        </w:numPr>
        <w:spacing w:before="130" w:line="276" w:lineRule="auto"/>
        <w:jc w:val="both"/>
      </w:pPr>
      <w:r>
        <w:t xml:space="preserve">Familiarizarse con la habilidad </w:t>
      </w:r>
      <w:r w:rsidRPr="33872E51">
        <w:rPr>
          <w:b/>
        </w:rPr>
        <w:t xml:space="preserve">Fuerza </w:t>
      </w:r>
      <w:r>
        <w:t xml:space="preserve">para superar obstáculos físicos (bloques </w:t>
      </w:r>
      <w:r w:rsidR="00785802">
        <w:t>destruibles)</w:t>
      </w:r>
      <w:r>
        <w:t>.</w:t>
      </w:r>
    </w:p>
    <w:p w14:paraId="76E9688C" w14:textId="77777777" w:rsidR="007E5960" w:rsidRPr="007E5960" w:rsidRDefault="007E5960" w:rsidP="00E652A7">
      <w:pPr>
        <w:pStyle w:val="ListParagraph"/>
        <w:numPr>
          <w:ilvl w:val="0"/>
          <w:numId w:val="69"/>
        </w:numPr>
        <w:spacing w:before="130" w:line="276" w:lineRule="auto"/>
        <w:jc w:val="both"/>
        <w:rPr>
          <w:szCs w:val="24"/>
        </w:rPr>
      </w:pPr>
      <w:r w:rsidRPr="007E5960">
        <w:rPr>
          <w:szCs w:val="24"/>
        </w:rPr>
        <w:t>Derrotar a La Tempestad Dorada.</w:t>
      </w:r>
    </w:p>
    <w:p w14:paraId="735CAE87" w14:textId="77777777" w:rsidR="007E5960" w:rsidRPr="007E5960" w:rsidRDefault="007E5960" w:rsidP="00E652A7">
      <w:pPr>
        <w:spacing w:before="130" w:line="276" w:lineRule="auto"/>
        <w:jc w:val="both"/>
        <w:rPr>
          <w:b/>
          <w:bCs/>
          <w:iCs/>
          <w:spacing w:val="-5"/>
        </w:rPr>
      </w:pPr>
      <w:r w:rsidRPr="007E5960">
        <w:rPr>
          <w:b/>
          <w:bCs/>
          <w:iCs/>
          <w:spacing w:val="-5"/>
        </w:rPr>
        <w:t>Recompensa del nivel</w:t>
      </w:r>
    </w:p>
    <w:p w14:paraId="45A071FF" w14:textId="77777777" w:rsidR="007E5960" w:rsidRPr="007E5960" w:rsidRDefault="007E5960" w:rsidP="00E652A7">
      <w:pPr>
        <w:pStyle w:val="ListParagraph"/>
        <w:numPr>
          <w:ilvl w:val="0"/>
          <w:numId w:val="69"/>
        </w:numPr>
        <w:spacing w:before="130" w:line="276" w:lineRule="auto"/>
        <w:jc w:val="both"/>
        <w:rPr>
          <w:szCs w:val="24"/>
        </w:rPr>
      </w:pPr>
      <w:r w:rsidRPr="007E5960">
        <w:rPr>
          <w:szCs w:val="24"/>
        </w:rPr>
        <w:t>Cristal Amarillo.</w:t>
      </w:r>
    </w:p>
    <w:p w14:paraId="37420E57" w14:textId="77777777" w:rsidR="007E5960" w:rsidRPr="007E5960" w:rsidRDefault="007E5960" w:rsidP="00E652A7">
      <w:pPr>
        <w:pStyle w:val="ListParagraph"/>
        <w:numPr>
          <w:ilvl w:val="0"/>
          <w:numId w:val="69"/>
        </w:numPr>
        <w:spacing w:before="130" w:line="276" w:lineRule="auto"/>
        <w:jc w:val="both"/>
        <w:rPr>
          <w:szCs w:val="24"/>
        </w:rPr>
      </w:pPr>
      <w:r w:rsidRPr="007E5960">
        <w:rPr>
          <w:szCs w:val="24"/>
        </w:rPr>
        <w:t>Desbloqueo de la habilidad: Escudo.</w:t>
      </w:r>
    </w:p>
    <w:p w14:paraId="7C2CFD1D" w14:textId="77777777" w:rsidR="007E5960" w:rsidRDefault="007E5960" w:rsidP="00E652A7">
      <w:pPr>
        <w:pStyle w:val="ListParagraph"/>
        <w:numPr>
          <w:ilvl w:val="0"/>
          <w:numId w:val="69"/>
        </w:numPr>
        <w:spacing w:before="130" w:line="276" w:lineRule="auto"/>
        <w:jc w:val="both"/>
        <w:rPr>
          <w:szCs w:val="24"/>
        </w:rPr>
      </w:pPr>
      <w:r w:rsidRPr="007E5960">
        <w:rPr>
          <w:szCs w:val="24"/>
        </w:rPr>
        <w:t>Acceso al nivel final.</w:t>
      </w:r>
    </w:p>
    <w:p w14:paraId="55AD9D86" w14:textId="5C881075" w:rsidR="00785802" w:rsidRPr="00785802" w:rsidRDefault="00785802" w:rsidP="00E652A7">
      <w:pPr>
        <w:numPr>
          <w:ilvl w:val="0"/>
          <w:numId w:val="69"/>
        </w:numPr>
        <w:spacing w:before="130" w:line="276" w:lineRule="auto"/>
        <w:jc w:val="both"/>
      </w:pPr>
      <w:r w:rsidRPr="33872E51">
        <w:t>Restauración parcial del color amarillo en el entorno</w:t>
      </w:r>
      <w:r w:rsidRPr="00E9447D">
        <w:rPr>
          <w:iCs/>
          <w:spacing w:val="-5"/>
        </w:rPr>
        <w:t>.</w:t>
      </w:r>
    </w:p>
    <w:p w14:paraId="368F79FB" w14:textId="57F0C159" w:rsidR="007E5960" w:rsidRPr="007E5960" w:rsidRDefault="007E5960" w:rsidP="00E652A7">
      <w:pPr>
        <w:spacing w:before="130" w:line="276" w:lineRule="auto"/>
        <w:jc w:val="both"/>
        <w:rPr>
          <w:b/>
          <w:bCs/>
          <w:iCs/>
          <w:spacing w:val="-5"/>
        </w:rPr>
      </w:pPr>
      <w:r>
        <w:rPr>
          <w:b/>
          <w:bCs/>
          <w:iCs/>
          <w:spacing w:val="-5"/>
        </w:rPr>
        <w:t>Obstáculos</w:t>
      </w:r>
      <w:r w:rsidRPr="007E5960">
        <w:rPr>
          <w:b/>
          <w:bCs/>
          <w:iCs/>
          <w:spacing w:val="-5"/>
        </w:rPr>
        <w:t xml:space="preserve"> encontrados</w:t>
      </w:r>
    </w:p>
    <w:p w14:paraId="045C3089" w14:textId="77777777" w:rsidR="00B40A24" w:rsidRDefault="00B40A24" w:rsidP="00E652A7">
      <w:pPr>
        <w:pStyle w:val="ListParagraph"/>
        <w:numPr>
          <w:ilvl w:val="0"/>
          <w:numId w:val="69"/>
        </w:numPr>
        <w:spacing w:before="130" w:line="276" w:lineRule="auto"/>
        <w:jc w:val="both"/>
        <w:rPr>
          <w:szCs w:val="24"/>
        </w:rPr>
      </w:pPr>
      <w:r w:rsidRPr="007E0BF3">
        <w:rPr>
          <w:szCs w:val="24"/>
        </w:rPr>
        <w:t>Plataformas alejadas que requieren el uso de la habilidad Velocidad para moverse entre ellas.</w:t>
      </w:r>
    </w:p>
    <w:p w14:paraId="79FFF871" w14:textId="15EF5631" w:rsidR="00B40A24" w:rsidRPr="007E0BF3" w:rsidRDefault="00B40A24" w:rsidP="00E652A7">
      <w:pPr>
        <w:pStyle w:val="ListParagraph"/>
        <w:numPr>
          <w:ilvl w:val="0"/>
          <w:numId w:val="69"/>
        </w:numPr>
        <w:spacing w:before="130" w:line="276" w:lineRule="auto"/>
        <w:jc w:val="both"/>
        <w:rPr>
          <w:szCs w:val="24"/>
        </w:rPr>
      </w:pPr>
      <w:r>
        <w:rPr>
          <w:szCs w:val="24"/>
        </w:rPr>
        <w:t>Bloques robustos que requieren el uso de la habilidad Fuerza para ser destruidos.</w:t>
      </w:r>
    </w:p>
    <w:p w14:paraId="1D554073" w14:textId="77777777" w:rsidR="007E5960" w:rsidRPr="007E5960" w:rsidRDefault="007E5960" w:rsidP="00E652A7">
      <w:pPr>
        <w:spacing w:before="130" w:line="276" w:lineRule="auto"/>
        <w:jc w:val="both"/>
        <w:rPr>
          <w:b/>
          <w:bCs/>
          <w:iCs/>
          <w:spacing w:val="-5"/>
        </w:rPr>
      </w:pPr>
      <w:r w:rsidRPr="007E5960">
        <w:rPr>
          <w:b/>
          <w:bCs/>
          <w:iCs/>
          <w:spacing w:val="-5"/>
        </w:rPr>
        <w:t>Guía de estilo visual</w:t>
      </w:r>
    </w:p>
    <w:p w14:paraId="6A963C23" w14:textId="77777777" w:rsidR="007E5960" w:rsidRPr="007E5960" w:rsidRDefault="007E5960" w:rsidP="00E652A7">
      <w:pPr>
        <w:pStyle w:val="ListParagraph"/>
        <w:numPr>
          <w:ilvl w:val="0"/>
          <w:numId w:val="69"/>
        </w:numPr>
        <w:spacing w:before="130" w:line="276" w:lineRule="auto"/>
        <w:jc w:val="both"/>
        <w:rPr>
          <w:szCs w:val="24"/>
        </w:rPr>
      </w:pPr>
      <w:r w:rsidRPr="007E5960">
        <w:rPr>
          <w:szCs w:val="24"/>
        </w:rPr>
        <w:t>Inspiración: costas abandonadas, ruinas.</w:t>
      </w:r>
    </w:p>
    <w:p w14:paraId="0470C91B" w14:textId="77777777" w:rsidR="007E5960" w:rsidRPr="007E5960" w:rsidRDefault="007E5960" w:rsidP="00E652A7">
      <w:pPr>
        <w:pStyle w:val="ListParagraph"/>
        <w:numPr>
          <w:ilvl w:val="0"/>
          <w:numId w:val="69"/>
        </w:numPr>
        <w:spacing w:before="130" w:line="276" w:lineRule="auto"/>
        <w:jc w:val="both"/>
        <w:rPr>
          <w:szCs w:val="24"/>
        </w:rPr>
      </w:pPr>
      <w:r w:rsidRPr="007E5960">
        <w:rPr>
          <w:szCs w:val="24"/>
        </w:rPr>
        <w:t>Guía de color:</w:t>
      </w:r>
    </w:p>
    <w:p w14:paraId="75DFD2BE" w14:textId="02A384D4" w:rsidR="007E5960" w:rsidRPr="007E5960" w:rsidRDefault="007E5960" w:rsidP="00E652A7">
      <w:pPr>
        <w:numPr>
          <w:ilvl w:val="1"/>
          <w:numId w:val="59"/>
        </w:numPr>
        <w:spacing w:before="130" w:line="276" w:lineRule="auto"/>
        <w:jc w:val="both"/>
      </w:pPr>
      <w:r>
        <w:t xml:space="preserve">Antes: grises cálidos y tonos dorados </w:t>
      </w:r>
      <w:r w:rsidR="00537C75">
        <w:t>apagados</w:t>
      </w:r>
      <w:r>
        <w:t>.</w:t>
      </w:r>
    </w:p>
    <w:p w14:paraId="26A4BD3C" w14:textId="77777777" w:rsidR="007E5960" w:rsidRPr="007E5960" w:rsidRDefault="007E5960" w:rsidP="00E652A7">
      <w:pPr>
        <w:numPr>
          <w:ilvl w:val="1"/>
          <w:numId w:val="59"/>
        </w:numPr>
        <w:spacing w:before="130" w:line="276" w:lineRule="auto"/>
        <w:jc w:val="both"/>
        <w:rPr>
          <w:szCs w:val="24"/>
        </w:rPr>
      </w:pPr>
      <w:r w:rsidRPr="007E5960">
        <w:rPr>
          <w:szCs w:val="24"/>
        </w:rPr>
        <w:t>Después: amarillos y dorados.</w:t>
      </w:r>
    </w:p>
    <w:p w14:paraId="18FC642A" w14:textId="77777777" w:rsidR="007E5960" w:rsidRPr="007E5960" w:rsidRDefault="007E5960" w:rsidP="00E652A7">
      <w:pPr>
        <w:spacing w:before="130" w:line="276" w:lineRule="auto"/>
        <w:jc w:val="both"/>
        <w:rPr>
          <w:b/>
          <w:bCs/>
          <w:iCs/>
          <w:spacing w:val="-5"/>
        </w:rPr>
      </w:pPr>
      <w:r w:rsidRPr="007E5960">
        <w:rPr>
          <w:b/>
          <w:bCs/>
          <w:iCs/>
          <w:spacing w:val="-5"/>
        </w:rPr>
        <w:t>Música</w:t>
      </w:r>
    </w:p>
    <w:p w14:paraId="259B7008" w14:textId="77777777" w:rsidR="007E5960" w:rsidRPr="007E5960" w:rsidRDefault="007E5960" w:rsidP="00E652A7">
      <w:pPr>
        <w:pStyle w:val="ListParagraph"/>
        <w:numPr>
          <w:ilvl w:val="0"/>
          <w:numId w:val="69"/>
        </w:numPr>
        <w:spacing w:before="130" w:line="276" w:lineRule="auto"/>
        <w:jc w:val="both"/>
        <w:rPr>
          <w:szCs w:val="24"/>
        </w:rPr>
      </w:pPr>
      <w:r w:rsidRPr="007E5960">
        <w:rPr>
          <w:szCs w:val="24"/>
        </w:rPr>
        <w:t>Tema más dinámico.</w:t>
      </w:r>
    </w:p>
    <w:p w14:paraId="5725B567" w14:textId="77777777" w:rsidR="007E5960" w:rsidRPr="007E5960" w:rsidRDefault="007E5960" w:rsidP="00E652A7">
      <w:pPr>
        <w:pStyle w:val="ListParagraph"/>
        <w:numPr>
          <w:ilvl w:val="0"/>
          <w:numId w:val="69"/>
        </w:numPr>
        <w:spacing w:before="130" w:line="276" w:lineRule="auto"/>
        <w:jc w:val="both"/>
        <w:rPr>
          <w:szCs w:val="24"/>
        </w:rPr>
      </w:pPr>
      <w:r w:rsidRPr="007E5960">
        <w:rPr>
          <w:szCs w:val="24"/>
        </w:rPr>
        <w:t>Instrumentos agudos.</w:t>
      </w:r>
    </w:p>
    <w:p w14:paraId="5CAD09BB" w14:textId="78EC50C2" w:rsidR="007E5960" w:rsidRDefault="00B40A24" w:rsidP="00E652A7">
      <w:pPr>
        <w:pStyle w:val="ListParagraph"/>
        <w:numPr>
          <w:ilvl w:val="0"/>
          <w:numId w:val="69"/>
        </w:numPr>
        <w:spacing w:before="130" w:line="276" w:lineRule="auto"/>
        <w:jc w:val="both"/>
      </w:pPr>
      <w:r>
        <w:t>Sonidos de lluvia y tormenta</w:t>
      </w:r>
      <w:r w:rsidR="007E5960">
        <w:t>.</w:t>
      </w:r>
    </w:p>
    <w:p w14:paraId="30368352" w14:textId="77777777" w:rsidR="00FE006E" w:rsidRDefault="00FE006E" w:rsidP="00E652A7">
      <w:pPr>
        <w:spacing w:before="130" w:line="276" w:lineRule="auto"/>
        <w:jc w:val="both"/>
      </w:pPr>
    </w:p>
    <w:p w14:paraId="488E6A53" w14:textId="4359FAD6" w:rsidR="00FE006E" w:rsidRPr="00FE006E" w:rsidRDefault="00FE006E" w:rsidP="00E652A7">
      <w:pPr>
        <w:spacing w:before="130" w:line="276" w:lineRule="auto"/>
        <w:jc w:val="both"/>
        <w:rPr>
          <w:b/>
        </w:rPr>
      </w:pPr>
      <w:r w:rsidRPr="33872E51">
        <w:rPr>
          <w:b/>
        </w:rPr>
        <w:t>NIVEL 4</w:t>
      </w:r>
      <w:r w:rsidR="007563BA" w:rsidRPr="33872E51">
        <w:rPr>
          <w:b/>
        </w:rPr>
        <w:t>:</w:t>
      </w:r>
      <w:r w:rsidRPr="33872E51">
        <w:rPr>
          <w:b/>
        </w:rPr>
        <w:t xml:space="preserve"> Torre del Vacío (Confrontación Final)</w:t>
      </w:r>
    </w:p>
    <w:p w14:paraId="1A91CF24" w14:textId="77777777" w:rsidR="00FE006E" w:rsidRPr="00FE006E" w:rsidRDefault="00FE006E" w:rsidP="00E652A7">
      <w:pPr>
        <w:spacing w:before="130" w:line="276" w:lineRule="auto"/>
        <w:jc w:val="both"/>
        <w:rPr>
          <w:b/>
        </w:rPr>
      </w:pPr>
      <w:r w:rsidRPr="33872E51">
        <w:rPr>
          <w:b/>
        </w:rPr>
        <w:t>Breve descripción del nivel</w:t>
      </w:r>
    </w:p>
    <w:p w14:paraId="66C45B83" w14:textId="77777777" w:rsidR="00FE006E" w:rsidRPr="00FE006E" w:rsidRDefault="00FE006E" w:rsidP="00E652A7">
      <w:pPr>
        <w:spacing w:before="130" w:line="276" w:lineRule="auto"/>
        <w:jc w:val="both"/>
        <w:rPr>
          <w:szCs w:val="24"/>
        </w:rPr>
      </w:pPr>
      <w:r w:rsidRPr="00FE006E">
        <w:rPr>
          <w:szCs w:val="24"/>
        </w:rPr>
        <w:t>Una estructura abstracta donde el color se drena activamente. El entorno reacciona a la presencia del jugador.</w:t>
      </w:r>
    </w:p>
    <w:p w14:paraId="15F79CB7" w14:textId="77777777" w:rsidR="00FE006E" w:rsidRPr="00FE006E" w:rsidRDefault="00FE006E" w:rsidP="00E652A7">
      <w:pPr>
        <w:spacing w:before="130" w:line="276" w:lineRule="auto"/>
        <w:jc w:val="both"/>
        <w:rPr>
          <w:b/>
        </w:rPr>
      </w:pPr>
      <w:r w:rsidRPr="33872E51">
        <w:rPr>
          <w:b/>
        </w:rPr>
        <w:t>Objetivo del jugador</w:t>
      </w:r>
    </w:p>
    <w:p w14:paraId="5743D013" w14:textId="23690B90" w:rsidR="00FE006E" w:rsidRDefault="00FE006E" w:rsidP="00E652A7">
      <w:pPr>
        <w:numPr>
          <w:ilvl w:val="0"/>
          <w:numId w:val="70"/>
        </w:numPr>
        <w:spacing w:before="130" w:line="276" w:lineRule="auto"/>
        <w:jc w:val="both"/>
      </w:pPr>
      <w:r>
        <w:t xml:space="preserve">Ascender </w:t>
      </w:r>
      <w:r w:rsidR="00AB485F">
        <w:t xml:space="preserve">a lo más alto de </w:t>
      </w:r>
      <w:r w:rsidR="00C4331C">
        <w:t xml:space="preserve">la torre donde se encuentra </w:t>
      </w:r>
      <w:r w:rsidR="00C81304">
        <w:t>E</w:t>
      </w:r>
      <w:r w:rsidR="00C4331C">
        <w:t>l Vacío</w:t>
      </w:r>
      <w:r>
        <w:t>.</w:t>
      </w:r>
    </w:p>
    <w:p w14:paraId="4ADFC4AE" w14:textId="78F98A1D" w:rsidR="00094145" w:rsidRPr="009A3022" w:rsidRDefault="00094145" w:rsidP="00E652A7">
      <w:pPr>
        <w:numPr>
          <w:ilvl w:val="0"/>
          <w:numId w:val="70"/>
        </w:numPr>
        <w:spacing w:before="130" w:line="276" w:lineRule="auto"/>
        <w:jc w:val="both"/>
      </w:pPr>
      <w:r>
        <w:t xml:space="preserve">Familiarizarse con la habilidad </w:t>
      </w:r>
      <w:r w:rsidR="001B600D" w:rsidRPr="33872E51">
        <w:rPr>
          <w:b/>
        </w:rPr>
        <w:t>Escudo</w:t>
      </w:r>
      <w:r w:rsidRPr="33872E51">
        <w:rPr>
          <w:b/>
        </w:rPr>
        <w:t xml:space="preserve"> </w:t>
      </w:r>
      <w:r>
        <w:t>para superar obstáculos físicos.</w:t>
      </w:r>
    </w:p>
    <w:p w14:paraId="588EE70B" w14:textId="2A9744B0" w:rsidR="00C4331C" w:rsidRPr="00FE006E" w:rsidRDefault="001B600D" w:rsidP="00E652A7">
      <w:pPr>
        <w:numPr>
          <w:ilvl w:val="0"/>
          <w:numId w:val="70"/>
        </w:numPr>
        <w:spacing w:before="130" w:line="276" w:lineRule="auto"/>
        <w:jc w:val="both"/>
      </w:pPr>
      <w:r>
        <w:t>Dominar el uso de las habi</w:t>
      </w:r>
      <w:r w:rsidR="002D45A9">
        <w:t xml:space="preserve">lidades </w:t>
      </w:r>
      <w:r w:rsidR="00C81304">
        <w:t>combinado, altern</w:t>
      </w:r>
      <w:r w:rsidR="001A1744">
        <w:t>ando su uso</w:t>
      </w:r>
      <w:r w:rsidR="00C81304">
        <w:t>.</w:t>
      </w:r>
    </w:p>
    <w:p w14:paraId="5F926090" w14:textId="0DA6B30E" w:rsidR="00FE006E" w:rsidRPr="00FE006E" w:rsidRDefault="00C81304" w:rsidP="00E652A7">
      <w:pPr>
        <w:numPr>
          <w:ilvl w:val="0"/>
          <w:numId w:val="70"/>
        </w:numPr>
        <w:spacing w:before="130" w:line="276" w:lineRule="auto"/>
        <w:jc w:val="both"/>
      </w:pPr>
      <w:r>
        <w:t>Derrotar</w:t>
      </w:r>
      <w:r w:rsidR="00FE006E">
        <w:t xml:space="preserve"> a El Vacío.</w:t>
      </w:r>
    </w:p>
    <w:p w14:paraId="0D8F513A" w14:textId="77777777" w:rsidR="00FE006E" w:rsidRPr="00FE006E" w:rsidRDefault="00FE006E" w:rsidP="00E652A7">
      <w:pPr>
        <w:numPr>
          <w:ilvl w:val="0"/>
          <w:numId w:val="70"/>
        </w:numPr>
        <w:spacing w:before="130" w:line="276" w:lineRule="auto"/>
        <w:jc w:val="both"/>
        <w:rPr>
          <w:szCs w:val="24"/>
        </w:rPr>
      </w:pPr>
      <w:r w:rsidRPr="00FE006E">
        <w:rPr>
          <w:szCs w:val="24"/>
        </w:rPr>
        <w:t>Restaurar el equilibrio del mundo.</w:t>
      </w:r>
    </w:p>
    <w:p w14:paraId="4E2BDA89" w14:textId="77777777" w:rsidR="00FE006E" w:rsidRPr="00FE006E" w:rsidRDefault="00FE006E" w:rsidP="00E652A7">
      <w:pPr>
        <w:spacing w:before="130" w:line="276" w:lineRule="auto"/>
        <w:jc w:val="both"/>
        <w:rPr>
          <w:b/>
        </w:rPr>
      </w:pPr>
      <w:r w:rsidRPr="33872E51">
        <w:rPr>
          <w:b/>
        </w:rPr>
        <w:t>Recompensa del nivel</w:t>
      </w:r>
    </w:p>
    <w:p w14:paraId="036BAA04" w14:textId="77777777" w:rsidR="00FE006E" w:rsidRPr="00FE006E" w:rsidRDefault="00FE006E" w:rsidP="00E652A7">
      <w:pPr>
        <w:numPr>
          <w:ilvl w:val="0"/>
          <w:numId w:val="71"/>
        </w:numPr>
        <w:spacing w:before="130" w:line="276" w:lineRule="auto"/>
        <w:jc w:val="both"/>
        <w:rPr>
          <w:szCs w:val="24"/>
        </w:rPr>
      </w:pPr>
      <w:r w:rsidRPr="00FE006E">
        <w:rPr>
          <w:szCs w:val="24"/>
        </w:rPr>
        <w:t>Final del juego.</w:t>
      </w:r>
    </w:p>
    <w:p w14:paraId="546612AD" w14:textId="77777777" w:rsidR="00FE006E" w:rsidRPr="00FE006E" w:rsidRDefault="00FE006E" w:rsidP="00E652A7">
      <w:pPr>
        <w:numPr>
          <w:ilvl w:val="0"/>
          <w:numId w:val="71"/>
        </w:numPr>
        <w:spacing w:before="130" w:line="276" w:lineRule="auto"/>
        <w:jc w:val="both"/>
        <w:rPr>
          <w:szCs w:val="24"/>
        </w:rPr>
      </w:pPr>
      <w:r w:rsidRPr="00FE006E">
        <w:rPr>
          <w:szCs w:val="24"/>
        </w:rPr>
        <w:t>Restauración total del color.</w:t>
      </w:r>
    </w:p>
    <w:p w14:paraId="6AE74BAA" w14:textId="77777777" w:rsidR="00FE006E" w:rsidRDefault="00FE006E" w:rsidP="00E652A7">
      <w:pPr>
        <w:numPr>
          <w:ilvl w:val="0"/>
          <w:numId w:val="71"/>
        </w:numPr>
        <w:spacing w:before="130" w:line="276" w:lineRule="auto"/>
        <w:jc w:val="both"/>
        <w:rPr>
          <w:szCs w:val="24"/>
        </w:rPr>
      </w:pPr>
      <w:r w:rsidRPr="00FE006E">
        <w:rPr>
          <w:szCs w:val="24"/>
        </w:rPr>
        <w:t>Resolución narrativa.</w:t>
      </w:r>
    </w:p>
    <w:p w14:paraId="6C0E0740" w14:textId="77777777" w:rsidR="003A6E1A" w:rsidRPr="007E5960" w:rsidRDefault="003A6E1A" w:rsidP="00E652A7">
      <w:pPr>
        <w:spacing w:before="130" w:line="276" w:lineRule="auto"/>
        <w:jc w:val="both"/>
        <w:rPr>
          <w:b/>
          <w:bCs/>
          <w:iCs/>
          <w:spacing w:val="-5"/>
        </w:rPr>
      </w:pPr>
      <w:r>
        <w:rPr>
          <w:b/>
          <w:bCs/>
          <w:iCs/>
          <w:spacing w:val="-5"/>
        </w:rPr>
        <w:t>Obstáculos</w:t>
      </w:r>
      <w:r w:rsidRPr="007E5960">
        <w:rPr>
          <w:b/>
          <w:bCs/>
          <w:iCs/>
          <w:spacing w:val="-5"/>
        </w:rPr>
        <w:t xml:space="preserve"> encontrados</w:t>
      </w:r>
    </w:p>
    <w:p w14:paraId="713919E8" w14:textId="77777777" w:rsidR="003A6E1A" w:rsidRDefault="003A6E1A" w:rsidP="00E652A7">
      <w:pPr>
        <w:pStyle w:val="ListParagraph"/>
        <w:numPr>
          <w:ilvl w:val="0"/>
          <w:numId w:val="69"/>
        </w:numPr>
        <w:spacing w:before="130" w:line="276" w:lineRule="auto"/>
        <w:jc w:val="both"/>
        <w:rPr>
          <w:szCs w:val="24"/>
        </w:rPr>
      </w:pPr>
      <w:r w:rsidRPr="007E0BF3">
        <w:rPr>
          <w:szCs w:val="24"/>
        </w:rPr>
        <w:t>Plataformas alejadas que requieren el uso de la habilidad Velocidad para moverse entre ellas.</w:t>
      </w:r>
    </w:p>
    <w:p w14:paraId="36A3DCA2" w14:textId="77777777" w:rsidR="003A6E1A" w:rsidRPr="007E0BF3" w:rsidRDefault="003A6E1A" w:rsidP="00E652A7">
      <w:pPr>
        <w:pStyle w:val="ListParagraph"/>
        <w:numPr>
          <w:ilvl w:val="0"/>
          <w:numId w:val="69"/>
        </w:numPr>
        <w:spacing w:before="130" w:line="276" w:lineRule="auto"/>
        <w:jc w:val="both"/>
        <w:rPr>
          <w:szCs w:val="24"/>
        </w:rPr>
      </w:pPr>
      <w:r>
        <w:rPr>
          <w:szCs w:val="24"/>
        </w:rPr>
        <w:t>Bloques robustos que requieren el uso de la habilidad Fuerza para ser destruidos.</w:t>
      </w:r>
    </w:p>
    <w:p w14:paraId="02F196BE" w14:textId="7882C204" w:rsidR="003A6E1A" w:rsidRPr="0016376D" w:rsidRDefault="007A6FA7" w:rsidP="00E652A7">
      <w:pPr>
        <w:pStyle w:val="ListParagraph"/>
        <w:numPr>
          <w:ilvl w:val="0"/>
          <w:numId w:val="69"/>
        </w:numPr>
        <w:spacing w:before="130" w:line="276" w:lineRule="auto"/>
        <w:jc w:val="both"/>
        <w:rPr>
          <w:szCs w:val="24"/>
        </w:rPr>
      </w:pPr>
      <w:r>
        <w:rPr>
          <w:szCs w:val="24"/>
        </w:rPr>
        <w:t>Enemigos inmunes al daño que re</w:t>
      </w:r>
      <w:r w:rsidR="00E175C9">
        <w:rPr>
          <w:szCs w:val="24"/>
        </w:rPr>
        <w:t>quieren que sus ataques se reflejen con la habilidad Escudo para ser dañados.</w:t>
      </w:r>
    </w:p>
    <w:p w14:paraId="4D8D9ED0" w14:textId="77777777" w:rsidR="00FE006E" w:rsidRPr="00FE006E" w:rsidRDefault="00FE006E" w:rsidP="00E652A7">
      <w:pPr>
        <w:spacing w:before="130" w:line="276" w:lineRule="auto"/>
        <w:jc w:val="both"/>
        <w:rPr>
          <w:b/>
        </w:rPr>
      </w:pPr>
      <w:r w:rsidRPr="33872E51">
        <w:rPr>
          <w:b/>
        </w:rPr>
        <w:t>Guía de estilo visual</w:t>
      </w:r>
    </w:p>
    <w:p w14:paraId="4D1263AF" w14:textId="77777777" w:rsidR="00FE006E" w:rsidRPr="00FE006E" w:rsidRDefault="00FE006E" w:rsidP="00E652A7">
      <w:pPr>
        <w:numPr>
          <w:ilvl w:val="0"/>
          <w:numId w:val="74"/>
        </w:numPr>
        <w:spacing w:before="130" w:line="276" w:lineRule="auto"/>
        <w:jc w:val="both"/>
        <w:rPr>
          <w:szCs w:val="24"/>
        </w:rPr>
      </w:pPr>
      <w:r w:rsidRPr="00FE006E">
        <w:rPr>
          <w:b/>
          <w:bCs/>
          <w:szCs w:val="24"/>
        </w:rPr>
        <w:t>Inspiración</w:t>
      </w:r>
      <w:r w:rsidRPr="00FE006E">
        <w:rPr>
          <w:szCs w:val="24"/>
        </w:rPr>
        <w:t>: arquitectura imposible, abstracción.</w:t>
      </w:r>
    </w:p>
    <w:p w14:paraId="391A5102" w14:textId="77777777" w:rsidR="00FE006E" w:rsidRPr="00FE006E" w:rsidRDefault="00FE006E" w:rsidP="00E652A7">
      <w:pPr>
        <w:numPr>
          <w:ilvl w:val="0"/>
          <w:numId w:val="74"/>
        </w:numPr>
        <w:spacing w:before="130" w:line="276" w:lineRule="auto"/>
        <w:jc w:val="both"/>
        <w:rPr>
          <w:szCs w:val="24"/>
        </w:rPr>
      </w:pPr>
      <w:r w:rsidRPr="00FE006E">
        <w:rPr>
          <w:b/>
          <w:bCs/>
          <w:szCs w:val="24"/>
        </w:rPr>
        <w:t>Guía de color</w:t>
      </w:r>
      <w:r w:rsidRPr="00FE006E">
        <w:rPr>
          <w:szCs w:val="24"/>
        </w:rPr>
        <w:t>: contraste extremo entre negro, blanco y colores restaurados.</w:t>
      </w:r>
    </w:p>
    <w:p w14:paraId="41A287BA" w14:textId="77777777" w:rsidR="00FE006E" w:rsidRPr="00FE006E" w:rsidRDefault="00FE006E" w:rsidP="00E652A7">
      <w:pPr>
        <w:spacing w:before="130" w:line="276" w:lineRule="auto"/>
        <w:jc w:val="both"/>
        <w:rPr>
          <w:b/>
        </w:rPr>
      </w:pPr>
      <w:r w:rsidRPr="33872E51">
        <w:rPr>
          <w:b/>
        </w:rPr>
        <w:t>Música</w:t>
      </w:r>
    </w:p>
    <w:p w14:paraId="133DC7C9" w14:textId="5D325D54" w:rsidR="00FE006E" w:rsidRPr="00FE006E" w:rsidRDefault="00FE006E" w:rsidP="00E652A7">
      <w:pPr>
        <w:numPr>
          <w:ilvl w:val="0"/>
          <w:numId w:val="75"/>
        </w:numPr>
        <w:spacing w:before="130" w:line="276" w:lineRule="auto"/>
        <w:jc w:val="both"/>
      </w:pPr>
      <w:r>
        <w:t>Tema épico</w:t>
      </w:r>
      <w:r w:rsidR="006321AF">
        <w:t xml:space="preserve"> y oscuro</w:t>
      </w:r>
      <w:r>
        <w:t>.</w:t>
      </w:r>
    </w:p>
    <w:p w14:paraId="44261BFF" w14:textId="3BD52519" w:rsidR="00FE006E" w:rsidRPr="00FE006E" w:rsidRDefault="00FE006E" w:rsidP="00E652A7">
      <w:pPr>
        <w:numPr>
          <w:ilvl w:val="0"/>
          <w:numId w:val="75"/>
        </w:numPr>
        <w:spacing w:before="130" w:line="276" w:lineRule="auto"/>
        <w:jc w:val="both"/>
      </w:pPr>
      <w:r>
        <w:t>Cambios dinámicos según fases del combate</w:t>
      </w:r>
      <w:r w:rsidR="00D85F38">
        <w:t xml:space="preserve"> (en caso de contar con varias fases)</w:t>
      </w:r>
      <w:r>
        <w:t>.</w:t>
      </w:r>
      <w:r w:rsidR="006321AF">
        <w:t xml:space="preserve"> </w:t>
      </w:r>
    </w:p>
    <w:p w14:paraId="1713C131" w14:textId="77777777" w:rsidR="00FE006E" w:rsidRPr="00FE006E" w:rsidRDefault="00FE006E" w:rsidP="00E652A7">
      <w:pPr>
        <w:spacing w:before="130" w:line="276" w:lineRule="auto"/>
        <w:jc w:val="both"/>
      </w:pPr>
    </w:p>
    <w:p w14:paraId="5117B41D" w14:textId="77777777" w:rsidR="00E50371" w:rsidRPr="00E50371" w:rsidRDefault="00E50371" w:rsidP="00E652A7">
      <w:pPr>
        <w:spacing w:line="276" w:lineRule="auto"/>
        <w:jc w:val="both"/>
        <w:rPr>
          <w:b/>
          <w:sz w:val="20"/>
          <w:szCs w:val="20"/>
        </w:rPr>
      </w:pPr>
      <w:r w:rsidRPr="33872E51">
        <w:rPr>
          <w:b/>
          <w:sz w:val="20"/>
          <w:szCs w:val="20"/>
        </w:rPr>
        <w:t>ENTRENAMIENTO</w:t>
      </w:r>
    </w:p>
    <w:p w14:paraId="1565982D" w14:textId="77777777" w:rsidR="00E50371" w:rsidRPr="00E50371" w:rsidRDefault="00E50371" w:rsidP="00E652A7">
      <w:pPr>
        <w:spacing w:before="130" w:line="276" w:lineRule="auto"/>
        <w:jc w:val="both"/>
        <w:rPr>
          <w:b/>
        </w:rPr>
      </w:pPr>
      <w:r w:rsidRPr="33872E51">
        <w:rPr>
          <w:b/>
        </w:rPr>
        <w:t>Objetivos</w:t>
      </w:r>
    </w:p>
    <w:p w14:paraId="758BAF71" w14:textId="77777777" w:rsidR="00E50371" w:rsidRPr="00E50371" w:rsidRDefault="00E50371" w:rsidP="00E652A7">
      <w:pPr>
        <w:numPr>
          <w:ilvl w:val="0"/>
          <w:numId w:val="75"/>
        </w:numPr>
        <w:spacing w:before="130" w:line="276" w:lineRule="auto"/>
        <w:jc w:val="both"/>
        <w:rPr>
          <w:szCs w:val="24"/>
        </w:rPr>
      </w:pPr>
      <w:r w:rsidRPr="00E50371">
        <w:rPr>
          <w:szCs w:val="24"/>
        </w:rPr>
        <w:t>Aprender controles básicos.</w:t>
      </w:r>
    </w:p>
    <w:p w14:paraId="0AD66BA1" w14:textId="77777777" w:rsidR="00E50371" w:rsidRPr="00E50371" w:rsidRDefault="00E50371" w:rsidP="00E652A7">
      <w:pPr>
        <w:numPr>
          <w:ilvl w:val="0"/>
          <w:numId w:val="75"/>
        </w:numPr>
        <w:spacing w:before="130" w:line="276" w:lineRule="auto"/>
        <w:jc w:val="both"/>
        <w:rPr>
          <w:szCs w:val="24"/>
        </w:rPr>
      </w:pPr>
      <w:r w:rsidRPr="00E50371">
        <w:rPr>
          <w:szCs w:val="24"/>
        </w:rPr>
        <w:t>Introducir mecánicas principales.</w:t>
      </w:r>
    </w:p>
    <w:p w14:paraId="5EEBB06A" w14:textId="77777777" w:rsidR="00E50371" w:rsidRPr="00E50371" w:rsidRDefault="00E50371" w:rsidP="00E652A7">
      <w:pPr>
        <w:spacing w:before="130" w:line="276" w:lineRule="auto"/>
        <w:jc w:val="both"/>
        <w:rPr>
          <w:b/>
        </w:rPr>
      </w:pPr>
      <w:r w:rsidRPr="33872E51">
        <w:rPr>
          <w:b/>
        </w:rPr>
        <w:t>Actividades</w:t>
      </w:r>
    </w:p>
    <w:p w14:paraId="12DBC3CD" w14:textId="77777777" w:rsidR="00E50371" w:rsidRPr="00E50371" w:rsidRDefault="00E50371" w:rsidP="00E652A7">
      <w:pPr>
        <w:numPr>
          <w:ilvl w:val="0"/>
          <w:numId w:val="75"/>
        </w:numPr>
        <w:spacing w:before="130" w:line="276" w:lineRule="auto"/>
        <w:jc w:val="both"/>
        <w:rPr>
          <w:szCs w:val="24"/>
        </w:rPr>
      </w:pPr>
      <w:r w:rsidRPr="00E50371">
        <w:rPr>
          <w:szCs w:val="24"/>
        </w:rPr>
        <w:t>Movimiento.</w:t>
      </w:r>
    </w:p>
    <w:p w14:paraId="13F35B87" w14:textId="77777777" w:rsidR="00E50371" w:rsidRPr="00E50371" w:rsidRDefault="00E50371" w:rsidP="00E652A7">
      <w:pPr>
        <w:numPr>
          <w:ilvl w:val="0"/>
          <w:numId w:val="75"/>
        </w:numPr>
        <w:spacing w:before="130" w:line="276" w:lineRule="auto"/>
        <w:jc w:val="both"/>
        <w:rPr>
          <w:szCs w:val="24"/>
        </w:rPr>
      </w:pPr>
      <w:r w:rsidRPr="00E50371">
        <w:rPr>
          <w:szCs w:val="24"/>
        </w:rPr>
        <w:t>Salto.</w:t>
      </w:r>
    </w:p>
    <w:p w14:paraId="13B2DFC3" w14:textId="77777777" w:rsidR="00E50371" w:rsidRDefault="00E50371" w:rsidP="00E652A7">
      <w:pPr>
        <w:numPr>
          <w:ilvl w:val="0"/>
          <w:numId w:val="75"/>
        </w:numPr>
        <w:spacing w:before="130" w:line="276" w:lineRule="auto"/>
        <w:jc w:val="both"/>
      </w:pPr>
      <w:r>
        <w:t>Ataque básico</w:t>
      </w:r>
      <w:r w:rsidR="00F01F54">
        <w:t>.</w:t>
      </w:r>
    </w:p>
    <w:p w14:paraId="72DA0AF6" w14:textId="77777777" w:rsidR="000065C2" w:rsidRDefault="000065C2" w:rsidP="000065C2">
      <w:pPr>
        <w:spacing w:before="130"/>
      </w:pPr>
    </w:p>
    <w:p w14:paraId="31E37B86" w14:textId="77777777" w:rsidR="000065C2" w:rsidRDefault="000065C2" w:rsidP="000065C2">
      <w:pPr>
        <w:pStyle w:val="Heading1"/>
      </w:pPr>
      <w:bookmarkStart w:id="91" w:name="_Toc221381891"/>
      <w:r>
        <w:rPr>
          <w:w w:val="80"/>
        </w:rPr>
        <w:t>REGLAS GENERALES EN LO ENEMIGOS</w:t>
      </w:r>
      <w:bookmarkEnd w:id="91"/>
    </w:p>
    <w:p w14:paraId="7F069CC4" w14:textId="77777777" w:rsidR="000065C2" w:rsidRDefault="000065C2" w:rsidP="000065C2">
      <w:pPr>
        <w:pStyle w:val="Heading1"/>
        <w:rPr>
          <w:w w:val="80"/>
        </w:rPr>
      </w:pPr>
    </w:p>
    <w:p w14:paraId="3BB90A48" w14:textId="77777777" w:rsidR="000065C2" w:rsidRPr="006F78CB" w:rsidRDefault="000065C2" w:rsidP="00E652A7">
      <w:pPr>
        <w:pStyle w:val="Heading2"/>
        <w:spacing w:line="276" w:lineRule="auto"/>
        <w:ind w:left="0"/>
        <w:jc w:val="both"/>
        <w:rPr>
          <w:rFonts w:eastAsia="Times New Roman"/>
        </w:rPr>
      </w:pPr>
      <w:bookmarkStart w:id="92" w:name="_Toc220865797"/>
      <w:bookmarkStart w:id="93" w:name="_Toc220957296"/>
      <w:bookmarkStart w:id="94" w:name="_Toc221381892"/>
      <w:r w:rsidRPr="006F78CB">
        <w:t>COMPORTAMIENTO Y LÓGICA DE IA</w:t>
      </w:r>
      <w:bookmarkEnd w:id="92"/>
      <w:bookmarkEnd w:id="93"/>
      <w:bookmarkEnd w:id="94"/>
    </w:p>
    <w:p w14:paraId="44CC4865" w14:textId="77777777" w:rsidR="000065C2" w:rsidRPr="006F78CB" w:rsidRDefault="000065C2" w:rsidP="33872E51">
      <w:pPr>
        <w:pStyle w:val="NormalWeb"/>
        <w:spacing w:beforeAutospacing="0" w:afterAutospacing="0" w:line="276" w:lineRule="auto"/>
        <w:jc w:val="both"/>
        <w:rPr>
          <w:rFonts w:ascii="Tahoma" w:hAnsi="Tahoma" w:cs="Tahoma"/>
          <w:sz w:val="22"/>
          <w:szCs w:val="22"/>
        </w:rPr>
      </w:pPr>
      <w:r w:rsidRPr="006F78CB">
        <w:rPr>
          <w:rFonts w:ascii="Tahoma" w:hAnsi="Tahoma" w:cs="Tahoma"/>
          <w:sz w:val="22"/>
          <w:szCs w:val="22"/>
        </w:rPr>
        <w:t>La Inteligencia Artificial de los enemigos se simplifica</w:t>
      </w:r>
      <w:r>
        <w:rPr>
          <w:rFonts w:ascii="Tahoma" w:hAnsi="Tahoma" w:cs="Tahoma"/>
          <w:sz w:val="22"/>
          <w:szCs w:val="22"/>
        </w:rPr>
        <w:t>rá</w:t>
      </w:r>
      <w:r w:rsidRPr="006F78CB">
        <w:rPr>
          <w:rFonts w:ascii="Tahoma" w:hAnsi="Tahoma" w:cs="Tahoma"/>
          <w:sz w:val="22"/>
          <w:szCs w:val="22"/>
        </w:rPr>
        <w:t xml:space="preserve"> para crear una experiencia de acción fluida y constante.</w:t>
      </w:r>
    </w:p>
    <w:p w14:paraId="6C02152B" w14:textId="77777777" w:rsidR="000065C2" w:rsidRPr="006F78CB" w:rsidRDefault="000065C2" w:rsidP="33872E51">
      <w:pPr>
        <w:pStyle w:val="NormalWeb"/>
        <w:numPr>
          <w:ilvl w:val="0"/>
          <w:numId w:val="62"/>
        </w:numPr>
        <w:spacing w:beforeAutospacing="0" w:line="276" w:lineRule="auto"/>
        <w:jc w:val="both"/>
        <w:rPr>
          <w:rFonts w:ascii="Tahoma" w:hAnsi="Tahoma" w:cs="Tahoma"/>
          <w:sz w:val="22"/>
          <w:szCs w:val="22"/>
        </w:rPr>
      </w:pPr>
      <w:r w:rsidRPr="33872E51">
        <w:rPr>
          <w:rFonts w:ascii="Tahoma" w:hAnsi="Tahoma" w:cs="Tahoma"/>
          <w:b/>
          <w:bCs/>
          <w:sz w:val="22"/>
          <w:szCs w:val="22"/>
        </w:rPr>
        <w:t>Estado Único (Agresivo):</w:t>
      </w:r>
      <w:r w:rsidRPr="006F78CB">
        <w:rPr>
          <w:rFonts w:ascii="Tahoma" w:hAnsi="Tahoma" w:cs="Tahoma"/>
          <w:sz w:val="22"/>
          <w:szCs w:val="22"/>
        </w:rPr>
        <w:t xml:space="preserve"> Todos los enemigos entra</w:t>
      </w:r>
      <w:r>
        <w:rPr>
          <w:rFonts w:ascii="Tahoma" w:hAnsi="Tahoma" w:cs="Tahoma"/>
          <w:sz w:val="22"/>
          <w:szCs w:val="22"/>
        </w:rPr>
        <w:t>rá</w:t>
      </w:r>
      <w:r w:rsidRPr="006F78CB">
        <w:rPr>
          <w:rFonts w:ascii="Tahoma" w:hAnsi="Tahoma" w:cs="Tahoma"/>
          <w:sz w:val="22"/>
          <w:szCs w:val="22"/>
        </w:rPr>
        <w:t>n en juego en estado de ataque activo. No tienen lógica de relajación.</w:t>
      </w:r>
    </w:p>
    <w:p w14:paraId="26F30197" w14:textId="77777777" w:rsidR="000065C2" w:rsidRPr="006F78CB" w:rsidRDefault="000065C2" w:rsidP="00E652A7">
      <w:pPr>
        <w:pStyle w:val="NormalWeb"/>
        <w:numPr>
          <w:ilvl w:val="0"/>
          <w:numId w:val="62"/>
        </w:numPr>
        <w:spacing w:line="276" w:lineRule="auto"/>
        <w:jc w:val="both"/>
        <w:rPr>
          <w:rFonts w:ascii="Tahoma" w:hAnsi="Tahoma" w:cs="Tahoma"/>
          <w:sz w:val="22"/>
          <w:szCs w:val="22"/>
        </w:rPr>
      </w:pPr>
      <w:r w:rsidRPr="33872E51">
        <w:rPr>
          <w:rFonts w:ascii="Tahoma" w:hAnsi="Tahoma" w:cs="Tahoma"/>
          <w:b/>
          <w:bCs/>
          <w:sz w:val="22"/>
          <w:szCs w:val="22"/>
        </w:rPr>
        <w:t>Vector de Movimiento:</w:t>
      </w:r>
    </w:p>
    <w:p w14:paraId="5390D825" w14:textId="77777777" w:rsidR="000065C2" w:rsidRPr="006F78CB" w:rsidRDefault="000065C2" w:rsidP="00E652A7">
      <w:pPr>
        <w:pStyle w:val="NormalWeb"/>
        <w:numPr>
          <w:ilvl w:val="1"/>
          <w:numId w:val="62"/>
        </w:numPr>
        <w:spacing w:line="276" w:lineRule="auto"/>
        <w:jc w:val="both"/>
        <w:rPr>
          <w:rFonts w:ascii="Tahoma" w:hAnsi="Tahoma" w:cs="Tahoma"/>
          <w:sz w:val="22"/>
          <w:szCs w:val="22"/>
        </w:rPr>
      </w:pPr>
      <w:r w:rsidRPr="33872E51">
        <w:rPr>
          <w:rFonts w:ascii="Tahoma" w:hAnsi="Tahoma" w:cs="Tahoma"/>
          <w:b/>
          <w:bCs/>
          <w:sz w:val="22"/>
          <w:szCs w:val="22"/>
        </w:rPr>
        <w:t>Enemigos Terrestres:</w:t>
      </w:r>
      <w:r w:rsidRPr="006F78CB">
        <w:rPr>
          <w:rFonts w:ascii="Tahoma" w:hAnsi="Tahoma" w:cs="Tahoma"/>
          <w:sz w:val="22"/>
          <w:szCs w:val="22"/>
        </w:rPr>
        <w:t xml:space="preserve"> Se m</w:t>
      </w:r>
      <w:r>
        <w:rPr>
          <w:rFonts w:ascii="Tahoma" w:hAnsi="Tahoma" w:cs="Tahoma"/>
          <w:sz w:val="22"/>
          <w:szCs w:val="22"/>
        </w:rPr>
        <w:t>overán</w:t>
      </w:r>
      <w:r w:rsidRPr="006F78CB">
        <w:rPr>
          <w:rFonts w:ascii="Tahoma" w:hAnsi="Tahoma" w:cs="Tahoma"/>
          <w:sz w:val="22"/>
          <w:szCs w:val="22"/>
        </w:rPr>
        <w:t xml:space="preserve"> constantemente hacia la posición del jugador</w:t>
      </w:r>
      <w:r>
        <w:rPr>
          <w:rFonts w:ascii="Tahoma" w:hAnsi="Tahoma" w:cs="Tahoma"/>
          <w:sz w:val="22"/>
          <w:szCs w:val="22"/>
        </w:rPr>
        <w:t>.</w:t>
      </w:r>
      <w:r w:rsidRPr="006F78CB">
        <w:rPr>
          <w:rFonts w:ascii="Tahoma" w:hAnsi="Tahoma" w:cs="Tahoma"/>
          <w:sz w:val="22"/>
          <w:szCs w:val="22"/>
        </w:rPr>
        <w:t xml:space="preserve"> Si encuentran un precipicio se detienen según el diseño del nivel, pero no dan media vuelta.</w:t>
      </w:r>
    </w:p>
    <w:p w14:paraId="17AA266C" w14:textId="77777777" w:rsidR="000065C2" w:rsidRDefault="000065C2" w:rsidP="00E652A7">
      <w:pPr>
        <w:pStyle w:val="NormalWeb"/>
        <w:numPr>
          <w:ilvl w:val="1"/>
          <w:numId w:val="62"/>
        </w:numPr>
        <w:spacing w:line="276" w:lineRule="auto"/>
        <w:jc w:val="both"/>
        <w:rPr>
          <w:rFonts w:ascii="Tahoma" w:hAnsi="Tahoma" w:cs="Tahoma"/>
          <w:sz w:val="22"/>
          <w:szCs w:val="22"/>
        </w:rPr>
      </w:pPr>
      <w:r w:rsidRPr="33872E51">
        <w:rPr>
          <w:rFonts w:ascii="Tahoma" w:hAnsi="Tahoma" w:cs="Tahoma"/>
          <w:b/>
          <w:bCs/>
          <w:sz w:val="22"/>
          <w:szCs w:val="22"/>
        </w:rPr>
        <w:t>Enemigos Voladores:</w:t>
      </w:r>
      <w:r w:rsidRPr="006F78CB">
        <w:rPr>
          <w:rFonts w:ascii="Tahoma" w:hAnsi="Tahoma" w:cs="Tahoma"/>
          <w:sz w:val="22"/>
          <w:szCs w:val="22"/>
        </w:rPr>
        <w:t xml:space="preserve"> Ajustan su velocidad en los ejes X e Y para interceptar la posición actual de Iris, asegurando que entren en el rango de ataque cuerpo a cuerpo del jugador.</w:t>
      </w:r>
      <w:r w:rsidR="00EC50F5">
        <w:rPr>
          <w:rFonts w:ascii="Tahoma" w:hAnsi="Tahoma" w:cs="Tahoma"/>
          <w:sz w:val="22"/>
          <w:szCs w:val="22"/>
        </w:rPr>
        <w:t xml:space="preserve"> </w:t>
      </w:r>
    </w:p>
    <w:p w14:paraId="69115EE3" w14:textId="77777777" w:rsidR="00EC50F5" w:rsidRPr="006F78CB" w:rsidRDefault="00EC50F5" w:rsidP="00EC50F5">
      <w:pPr>
        <w:pStyle w:val="Heading2"/>
        <w:ind w:left="0"/>
        <w:jc w:val="both"/>
      </w:pPr>
      <w:bookmarkStart w:id="95" w:name="_Toc220957297"/>
      <w:bookmarkStart w:id="96" w:name="_Toc221381893"/>
      <w:r w:rsidRPr="006F78CB">
        <w:t>MÉTRICAS DE DETECCIÓN Y COMBATE</w:t>
      </w:r>
      <w:bookmarkEnd w:id="95"/>
      <w:bookmarkEnd w:id="96"/>
    </w:p>
    <w:p w14:paraId="5A720773" w14:textId="77777777" w:rsidR="00EC50F5" w:rsidRPr="006F78CB" w:rsidRDefault="00EC50F5" w:rsidP="00EC50F5">
      <w:pPr>
        <w:pStyle w:val="NormalWeb"/>
        <w:numPr>
          <w:ilvl w:val="0"/>
          <w:numId w:val="63"/>
        </w:numPr>
        <w:jc w:val="both"/>
        <w:rPr>
          <w:rFonts w:ascii="Tahoma" w:hAnsi="Tahoma" w:cs="Tahoma"/>
          <w:sz w:val="22"/>
          <w:szCs w:val="22"/>
        </w:rPr>
      </w:pPr>
      <w:r w:rsidRPr="33872E51">
        <w:rPr>
          <w:rFonts w:ascii="Tahoma" w:hAnsi="Tahoma" w:cs="Tahoma"/>
          <w:b/>
          <w:bCs/>
          <w:sz w:val="22"/>
          <w:szCs w:val="22"/>
        </w:rPr>
        <w:t>Detección:</w:t>
      </w:r>
      <w:r w:rsidRPr="006F78CB">
        <w:rPr>
          <w:rFonts w:ascii="Tahoma" w:hAnsi="Tahoma" w:cs="Tahoma"/>
          <w:sz w:val="22"/>
          <w:szCs w:val="22"/>
        </w:rPr>
        <w:t xml:space="preserve"> </w:t>
      </w:r>
      <w:r>
        <w:rPr>
          <w:rFonts w:ascii="Tahoma" w:hAnsi="Tahoma" w:cs="Tahoma"/>
          <w:sz w:val="22"/>
          <w:szCs w:val="22"/>
        </w:rPr>
        <w:t>A</w:t>
      </w:r>
      <w:r w:rsidRPr="006F78CB">
        <w:rPr>
          <w:rFonts w:ascii="Tahoma" w:hAnsi="Tahoma" w:cs="Tahoma"/>
          <w:sz w:val="22"/>
          <w:szCs w:val="22"/>
        </w:rPr>
        <w:t xml:space="preserve">utomática e inmediata en el momento del </w:t>
      </w:r>
      <w:r w:rsidRPr="33872E51">
        <w:rPr>
          <w:rFonts w:ascii="Tahoma" w:hAnsi="Tahoma" w:cs="Tahoma"/>
          <w:i/>
          <w:iCs/>
          <w:sz w:val="22"/>
          <w:szCs w:val="22"/>
        </w:rPr>
        <w:t>Spawn</w:t>
      </w:r>
      <w:r w:rsidRPr="006F78CB">
        <w:rPr>
          <w:rFonts w:ascii="Tahoma" w:hAnsi="Tahoma" w:cs="Tahoma"/>
          <w:sz w:val="22"/>
          <w:szCs w:val="22"/>
        </w:rPr>
        <w:t>. El enemigo "sabe" dónde está el jugador en todo momento.</w:t>
      </w:r>
    </w:p>
    <w:p w14:paraId="6394B093" w14:textId="77777777" w:rsidR="00EC50F5" w:rsidRPr="006F78CB" w:rsidRDefault="00EC50F5" w:rsidP="00EC50F5">
      <w:pPr>
        <w:pStyle w:val="NormalWeb"/>
        <w:numPr>
          <w:ilvl w:val="0"/>
          <w:numId w:val="63"/>
        </w:numPr>
        <w:jc w:val="both"/>
        <w:rPr>
          <w:rFonts w:ascii="Tahoma" w:hAnsi="Tahoma" w:cs="Tahoma"/>
          <w:sz w:val="22"/>
          <w:szCs w:val="22"/>
        </w:rPr>
      </w:pPr>
      <w:r w:rsidRPr="33872E51">
        <w:rPr>
          <w:rFonts w:ascii="Tahoma" w:hAnsi="Tahoma" w:cs="Tahoma"/>
          <w:b/>
          <w:bCs/>
          <w:sz w:val="22"/>
          <w:szCs w:val="22"/>
        </w:rPr>
        <w:t>Combate por Contacto:</w:t>
      </w:r>
    </w:p>
    <w:p w14:paraId="5A46E386" w14:textId="77777777" w:rsidR="00EC50F5" w:rsidRPr="006F78CB" w:rsidRDefault="00EC50F5" w:rsidP="00EC50F5">
      <w:pPr>
        <w:pStyle w:val="NormalWeb"/>
        <w:numPr>
          <w:ilvl w:val="1"/>
          <w:numId w:val="63"/>
        </w:numPr>
        <w:jc w:val="both"/>
        <w:rPr>
          <w:rFonts w:ascii="Tahoma" w:hAnsi="Tahoma" w:cs="Tahoma"/>
          <w:sz w:val="22"/>
          <w:szCs w:val="22"/>
        </w:rPr>
      </w:pPr>
      <w:r w:rsidRPr="006F78CB">
        <w:rPr>
          <w:rFonts w:ascii="Tahoma" w:hAnsi="Tahoma" w:cs="Tahoma"/>
          <w:sz w:val="22"/>
          <w:szCs w:val="22"/>
        </w:rPr>
        <w:t>El enemigo act</w:t>
      </w:r>
      <w:r>
        <w:rPr>
          <w:rFonts w:ascii="Tahoma" w:hAnsi="Tahoma" w:cs="Tahoma"/>
          <w:sz w:val="22"/>
          <w:szCs w:val="22"/>
        </w:rPr>
        <w:t>u</w:t>
      </w:r>
      <w:r w:rsidRPr="006F78CB">
        <w:rPr>
          <w:rFonts w:ascii="Tahoma" w:hAnsi="Tahoma" w:cs="Tahoma"/>
          <w:sz w:val="22"/>
          <w:szCs w:val="22"/>
        </w:rPr>
        <w:t>a</w:t>
      </w:r>
      <w:r>
        <w:rPr>
          <w:rFonts w:ascii="Tahoma" w:hAnsi="Tahoma" w:cs="Tahoma"/>
          <w:sz w:val="22"/>
          <w:szCs w:val="22"/>
        </w:rPr>
        <w:t>rá</w:t>
      </w:r>
      <w:r w:rsidRPr="006F78CB">
        <w:rPr>
          <w:rFonts w:ascii="Tahoma" w:hAnsi="Tahoma" w:cs="Tahoma"/>
          <w:sz w:val="22"/>
          <w:szCs w:val="22"/>
        </w:rPr>
        <w:t xml:space="preserve"> como un proyectil vivo. Su objetivo es colisionar el jugador.</w:t>
      </w:r>
    </w:p>
    <w:p w14:paraId="6C9369A3" w14:textId="77777777" w:rsidR="00EC50F5" w:rsidRPr="006F78CB" w:rsidRDefault="00EC50F5" w:rsidP="00EC50F5">
      <w:pPr>
        <w:pStyle w:val="NormalWeb"/>
        <w:numPr>
          <w:ilvl w:val="1"/>
          <w:numId w:val="63"/>
        </w:numPr>
        <w:jc w:val="both"/>
        <w:rPr>
          <w:rFonts w:ascii="Tahoma" w:hAnsi="Tahoma" w:cs="Tahoma"/>
          <w:sz w:val="22"/>
          <w:szCs w:val="22"/>
        </w:rPr>
      </w:pPr>
      <w:r>
        <w:rPr>
          <w:rFonts w:ascii="Tahoma" w:hAnsi="Tahoma" w:cs="Tahoma"/>
          <w:sz w:val="22"/>
          <w:szCs w:val="22"/>
        </w:rPr>
        <w:t>El</w:t>
      </w:r>
      <w:r w:rsidRPr="006F78CB">
        <w:rPr>
          <w:rFonts w:ascii="Tahoma" w:hAnsi="Tahoma" w:cs="Tahoma"/>
          <w:sz w:val="22"/>
          <w:szCs w:val="22"/>
        </w:rPr>
        <w:t xml:space="preserve"> contacto físico causa</w:t>
      </w:r>
      <w:r>
        <w:rPr>
          <w:rFonts w:ascii="Tahoma" w:hAnsi="Tahoma" w:cs="Tahoma"/>
          <w:sz w:val="22"/>
          <w:szCs w:val="22"/>
        </w:rPr>
        <w:t>rá</w:t>
      </w:r>
      <w:r w:rsidRPr="006F78CB">
        <w:rPr>
          <w:rFonts w:ascii="Tahoma" w:hAnsi="Tahoma" w:cs="Tahoma"/>
          <w:sz w:val="22"/>
          <w:szCs w:val="22"/>
        </w:rPr>
        <w:t xml:space="preserve"> daño inmediato.</w:t>
      </w:r>
    </w:p>
    <w:p w14:paraId="6E4889DF" w14:textId="77777777" w:rsidR="00EC50F5" w:rsidRPr="006F78CB" w:rsidRDefault="00EC50F5" w:rsidP="00EC50F5">
      <w:pPr>
        <w:pStyle w:val="NormalWeb"/>
        <w:numPr>
          <w:ilvl w:val="0"/>
          <w:numId w:val="63"/>
        </w:numPr>
        <w:jc w:val="both"/>
        <w:rPr>
          <w:rFonts w:ascii="Tahoma" w:hAnsi="Tahoma" w:cs="Tahoma"/>
          <w:sz w:val="22"/>
          <w:szCs w:val="22"/>
        </w:rPr>
      </w:pPr>
      <w:r w:rsidRPr="33872E51">
        <w:rPr>
          <w:rFonts w:ascii="Tahoma" w:hAnsi="Tahoma" w:cs="Tahoma"/>
          <w:b/>
          <w:bCs/>
          <w:sz w:val="22"/>
          <w:szCs w:val="22"/>
        </w:rPr>
        <w:t>Vulnerabilidad:</w:t>
      </w:r>
    </w:p>
    <w:p w14:paraId="6FDE335C" w14:textId="77777777" w:rsidR="00EC50F5" w:rsidRDefault="00EC50F5" w:rsidP="00EC50F5">
      <w:pPr>
        <w:pStyle w:val="NormalWeb"/>
        <w:numPr>
          <w:ilvl w:val="1"/>
          <w:numId w:val="63"/>
        </w:numPr>
        <w:jc w:val="both"/>
        <w:rPr>
          <w:rFonts w:ascii="Tahoma" w:hAnsi="Tahoma" w:cs="Tahoma"/>
          <w:sz w:val="22"/>
          <w:szCs w:val="22"/>
        </w:rPr>
      </w:pPr>
      <w:r w:rsidRPr="006F78CB">
        <w:rPr>
          <w:rFonts w:ascii="Tahoma" w:hAnsi="Tahoma" w:cs="Tahoma"/>
          <w:sz w:val="22"/>
          <w:szCs w:val="22"/>
        </w:rPr>
        <w:t>El jugador debe</w:t>
      </w:r>
      <w:r>
        <w:rPr>
          <w:rFonts w:ascii="Tahoma" w:hAnsi="Tahoma" w:cs="Tahoma"/>
          <w:sz w:val="22"/>
          <w:szCs w:val="22"/>
        </w:rPr>
        <w:t>rá</w:t>
      </w:r>
      <w:r w:rsidRPr="006F78CB">
        <w:rPr>
          <w:rFonts w:ascii="Tahoma" w:hAnsi="Tahoma" w:cs="Tahoma"/>
          <w:sz w:val="22"/>
          <w:szCs w:val="22"/>
        </w:rPr>
        <w:t xml:space="preserve"> interceptarlos con un ataque cuerpo a cuerpo antes de que ocurra la colisión.</w:t>
      </w:r>
    </w:p>
    <w:p w14:paraId="2F63D78D" w14:textId="77777777" w:rsidR="00EC50F5" w:rsidRPr="006F78CB" w:rsidRDefault="00EC50F5" w:rsidP="00EC50F5">
      <w:pPr>
        <w:pStyle w:val="Heading2"/>
        <w:spacing w:line="276" w:lineRule="auto"/>
        <w:ind w:left="0"/>
        <w:jc w:val="both"/>
      </w:pPr>
      <w:bookmarkStart w:id="97" w:name="_Toc220957298"/>
      <w:bookmarkStart w:id="98" w:name="_Toc221381894"/>
      <w:r w:rsidRPr="006F78CB">
        <w:t>PARÁMETROS DE SPAWN Y DESPAWN</w:t>
      </w:r>
      <w:bookmarkEnd w:id="97"/>
      <w:bookmarkEnd w:id="98"/>
    </w:p>
    <w:p w14:paraId="24511A42" w14:textId="77777777" w:rsidR="00EC50F5" w:rsidRPr="006F78CB" w:rsidRDefault="00EC50F5" w:rsidP="00EC50F5">
      <w:pPr>
        <w:pStyle w:val="NormalWeb"/>
        <w:spacing w:line="276" w:lineRule="auto"/>
        <w:jc w:val="both"/>
        <w:rPr>
          <w:rFonts w:ascii="Tahoma" w:hAnsi="Tahoma" w:cs="Tahoma"/>
          <w:sz w:val="22"/>
          <w:szCs w:val="22"/>
        </w:rPr>
      </w:pPr>
      <w:r w:rsidRPr="006F78CB">
        <w:rPr>
          <w:rFonts w:ascii="Tahoma" w:hAnsi="Tahoma" w:cs="Tahoma"/>
          <w:sz w:val="22"/>
          <w:szCs w:val="22"/>
        </w:rPr>
        <w:t>El sistema de aparición est</w:t>
      </w:r>
      <w:r>
        <w:rPr>
          <w:rFonts w:ascii="Tahoma" w:hAnsi="Tahoma" w:cs="Tahoma"/>
          <w:sz w:val="22"/>
          <w:szCs w:val="22"/>
        </w:rPr>
        <w:t>ará</w:t>
      </w:r>
      <w:r w:rsidRPr="006F78CB">
        <w:rPr>
          <w:rFonts w:ascii="Tahoma" w:hAnsi="Tahoma" w:cs="Tahoma"/>
          <w:sz w:val="22"/>
          <w:szCs w:val="22"/>
        </w:rPr>
        <w:t xml:space="preserve"> diseñado para mantener el ritmo del avance lateral.</w:t>
      </w:r>
    </w:p>
    <w:p w14:paraId="56692E3E" w14:textId="77777777" w:rsidR="00EC50F5" w:rsidRPr="006F78CB" w:rsidRDefault="00EC50F5" w:rsidP="00EC50F5">
      <w:pPr>
        <w:pStyle w:val="NormalWeb"/>
        <w:numPr>
          <w:ilvl w:val="0"/>
          <w:numId w:val="64"/>
        </w:numPr>
        <w:jc w:val="both"/>
        <w:rPr>
          <w:rFonts w:ascii="Tahoma" w:hAnsi="Tahoma" w:cs="Tahoma"/>
          <w:sz w:val="22"/>
          <w:szCs w:val="22"/>
        </w:rPr>
      </w:pPr>
      <w:r w:rsidRPr="33872E51">
        <w:rPr>
          <w:rFonts w:ascii="Tahoma" w:hAnsi="Tahoma" w:cs="Tahoma"/>
          <w:b/>
          <w:bCs/>
          <w:sz w:val="22"/>
          <w:szCs w:val="22"/>
        </w:rPr>
        <w:t>Spawn (Aparición):</w:t>
      </w:r>
    </w:p>
    <w:p w14:paraId="1C1FD951" w14:textId="77777777" w:rsidR="00EC50F5" w:rsidRPr="006F78CB" w:rsidRDefault="00EC50F5" w:rsidP="00EC50F5">
      <w:pPr>
        <w:pStyle w:val="NormalWeb"/>
        <w:numPr>
          <w:ilvl w:val="1"/>
          <w:numId w:val="64"/>
        </w:numPr>
        <w:jc w:val="both"/>
        <w:rPr>
          <w:rFonts w:ascii="Tahoma" w:hAnsi="Tahoma" w:cs="Tahoma"/>
          <w:sz w:val="22"/>
          <w:szCs w:val="22"/>
        </w:rPr>
      </w:pPr>
      <w:r w:rsidRPr="006F78CB">
        <w:rPr>
          <w:rFonts w:ascii="Tahoma" w:hAnsi="Tahoma" w:cs="Tahoma"/>
          <w:sz w:val="22"/>
          <w:szCs w:val="22"/>
        </w:rPr>
        <w:t>Los enemigos se instancian justo fuera del borde derecho de la cámara.</w:t>
      </w:r>
    </w:p>
    <w:p w14:paraId="0CE0B545" w14:textId="77777777" w:rsidR="00EC50F5" w:rsidRPr="006F78CB" w:rsidRDefault="00EC50F5" w:rsidP="00EC50F5">
      <w:pPr>
        <w:pStyle w:val="NormalWeb"/>
        <w:numPr>
          <w:ilvl w:val="1"/>
          <w:numId w:val="64"/>
        </w:numPr>
        <w:jc w:val="both"/>
        <w:rPr>
          <w:rFonts w:ascii="Tahoma" w:hAnsi="Tahoma" w:cs="Tahoma"/>
          <w:sz w:val="22"/>
          <w:szCs w:val="22"/>
        </w:rPr>
      </w:pPr>
      <w:r w:rsidRPr="006F78CB">
        <w:rPr>
          <w:rFonts w:ascii="Tahoma" w:hAnsi="Tahoma" w:cs="Tahoma"/>
          <w:sz w:val="22"/>
          <w:szCs w:val="22"/>
        </w:rPr>
        <w:t>Esto crea la ilusión de que el enemigo "entra en escena" para atacar, impidiendo que el jugador limpie el nivel desde lejos o se encuentre enemigos de espaldas.</w:t>
      </w:r>
    </w:p>
    <w:p w14:paraId="2396DE6D" w14:textId="77777777" w:rsidR="00EC50F5" w:rsidRPr="006F78CB" w:rsidRDefault="00EC50F5" w:rsidP="00EC50F5">
      <w:pPr>
        <w:pStyle w:val="NormalWeb"/>
        <w:numPr>
          <w:ilvl w:val="0"/>
          <w:numId w:val="64"/>
        </w:numPr>
        <w:jc w:val="both"/>
        <w:rPr>
          <w:rFonts w:ascii="Tahoma" w:hAnsi="Tahoma" w:cs="Tahoma"/>
          <w:sz w:val="22"/>
          <w:szCs w:val="22"/>
        </w:rPr>
      </w:pPr>
      <w:r w:rsidRPr="33872E51">
        <w:rPr>
          <w:rFonts w:ascii="Tahoma" w:hAnsi="Tahoma" w:cs="Tahoma"/>
          <w:b/>
          <w:bCs/>
          <w:sz w:val="22"/>
          <w:szCs w:val="22"/>
        </w:rPr>
        <w:t>Despawn (Limpieza):</w:t>
      </w:r>
    </w:p>
    <w:p w14:paraId="7E623825" w14:textId="1D31E929" w:rsidR="00EC50F5" w:rsidRPr="00EC50F5" w:rsidRDefault="00EC50F5" w:rsidP="00EC50F5">
      <w:pPr>
        <w:pStyle w:val="NormalWeb"/>
        <w:numPr>
          <w:ilvl w:val="1"/>
          <w:numId w:val="64"/>
        </w:numPr>
        <w:jc w:val="both"/>
        <w:rPr>
          <w:rFonts w:ascii="Tahoma" w:hAnsi="Tahoma" w:cs="Tahoma"/>
          <w:sz w:val="22"/>
          <w:szCs w:val="22"/>
        </w:rPr>
      </w:pPr>
      <w:r w:rsidRPr="006F78CB">
        <w:rPr>
          <w:rFonts w:ascii="Tahoma" w:hAnsi="Tahoma" w:cs="Tahoma"/>
          <w:sz w:val="22"/>
          <w:szCs w:val="22"/>
        </w:rPr>
        <w:t>Si un enemigo logra cruzar toda la pantalla y salir por el borde izquierdo sin ser eliminado (el jugador lo esquivó), se elimina automáticamente.</w:t>
      </w:r>
    </w:p>
    <w:p w14:paraId="57D22562" w14:textId="77777777" w:rsidR="007D0A97" w:rsidRDefault="007D0A97" w:rsidP="007D0A97">
      <w:pPr>
        <w:pStyle w:val="Heading1"/>
        <w:rPr>
          <w:w w:val="80"/>
        </w:rPr>
      </w:pPr>
    </w:p>
    <w:p w14:paraId="45CF2F41" w14:textId="1F1DDDC9" w:rsidR="007D0A97" w:rsidRPr="00E86CDD" w:rsidRDefault="007D0A97" w:rsidP="007D0A97">
      <w:pPr>
        <w:pStyle w:val="Heading1"/>
      </w:pPr>
      <w:bookmarkStart w:id="99" w:name="_Toc221381895"/>
      <w:r>
        <w:rPr>
          <w:w w:val="80"/>
        </w:rPr>
        <w:t>MODELOS DE IA ENTRENADOS</w:t>
      </w:r>
      <w:bookmarkEnd w:id="99"/>
    </w:p>
    <w:p w14:paraId="3854B1DF" w14:textId="77777777" w:rsidR="007D0A97" w:rsidRDefault="007D0A97" w:rsidP="007D0A97">
      <w:pPr>
        <w:pStyle w:val="Heading1"/>
        <w:rPr>
          <w:w w:val="80"/>
        </w:rPr>
      </w:pPr>
    </w:p>
    <w:p w14:paraId="24388903" w14:textId="24CC03E4" w:rsidR="007D0A97" w:rsidRPr="00530FA7" w:rsidRDefault="007D0A97" w:rsidP="007D0A97">
      <w:pPr>
        <w:spacing w:before="130" w:line="276" w:lineRule="auto"/>
        <w:jc w:val="both"/>
        <w:rPr>
          <w:b/>
          <w:bCs/>
        </w:rPr>
      </w:pPr>
      <w:r w:rsidRPr="00530FA7">
        <w:rPr>
          <w:b/>
          <w:bCs/>
        </w:rPr>
        <w:t>Mini-jefe con adaptación progresiva entre niveles</w:t>
      </w:r>
    </w:p>
    <w:p w14:paraId="27ECF921" w14:textId="3D7FCE87" w:rsidR="007D0A97" w:rsidRPr="00530FA7" w:rsidRDefault="007D0A97" w:rsidP="007D0A97">
      <w:pPr>
        <w:spacing w:before="130" w:line="276" w:lineRule="auto"/>
        <w:jc w:val="both"/>
      </w:pPr>
      <w:r>
        <w:t>Para el mini-jefe recurrente</w:t>
      </w:r>
      <w:r w:rsidR="00795F19">
        <w:t xml:space="preserve"> que aparece a mitad de nivel, se utilizará un sistema de entrenamiento de modelos de inteligencia artificial. </w:t>
      </w:r>
      <w:r>
        <w:t>El comportamiento del mini-jefe se modifica progresivamente a medida que el jugador lo derrota, incorporando información de niveles anteriores para aumentar la dificultad conforme el juego progrese.</w:t>
      </w:r>
    </w:p>
    <w:p w14:paraId="5F90696B" w14:textId="5BCA3473" w:rsidR="007D0A97" w:rsidRPr="00B50040" w:rsidRDefault="007D0A97" w:rsidP="00B50040">
      <w:pPr>
        <w:spacing w:before="130" w:line="276" w:lineRule="auto"/>
        <w:jc w:val="both"/>
        <w:rPr>
          <w:szCs w:val="24"/>
        </w:rPr>
      </w:pPr>
      <w:r w:rsidRPr="00530FA7">
        <w:rPr>
          <w:szCs w:val="24"/>
        </w:rPr>
        <w:t>El objetivo de esta opción es explorar un enfoque de adaptación progresiva del comportamiento enemigo, simulando un aprendizaje basado en la experiencia previa del jugador a lo largo de la partida.</w:t>
      </w:r>
    </w:p>
    <w:p w14:paraId="1C7E698B" w14:textId="041123C1" w:rsidR="004101EC" w:rsidRDefault="00B50040" w:rsidP="007D0A97">
      <w:pPr>
        <w:pStyle w:val="NormalWeb"/>
        <w:spacing w:line="276" w:lineRule="auto"/>
        <w:jc w:val="both"/>
        <w:rPr>
          <w:rFonts w:ascii="Tahoma" w:hAnsi="Tahoma" w:cs="Tahoma"/>
          <w:sz w:val="22"/>
          <w:szCs w:val="22"/>
        </w:rPr>
      </w:pPr>
      <w:r w:rsidRPr="00B50040">
        <w:rPr>
          <w:rFonts w:ascii="Tahoma" w:hAnsi="Tahoma" w:cs="Tahoma"/>
          <w:sz w:val="22"/>
          <w:szCs w:val="22"/>
        </w:rPr>
        <w:t>El modelo aprenderá a optimizar su estrategia de combate mediante recompensas basadas en métricas como daño infligido, tiempo de supervivencia y variabilidad de patrones de ataque. Tras cada encuentro, el sistema registrará las tendencias del jugador (uso de habilidades, distancia preferida, tiempo de reacción) y ajustará la política del modelo para explotar las debilidades observadas en encuentros futuros, creando una experiencia de némesis persistente que evoluciona narrativa y mecánicamente</w:t>
      </w:r>
    </w:p>
    <w:p w14:paraId="38A3B7D6" w14:textId="77777777" w:rsidR="004101EC" w:rsidRPr="006F78CB" w:rsidRDefault="004101EC" w:rsidP="004101EC">
      <w:pPr>
        <w:pStyle w:val="Heading2"/>
        <w:spacing w:line="276" w:lineRule="auto"/>
        <w:ind w:left="0"/>
        <w:jc w:val="both"/>
      </w:pPr>
      <w:bookmarkStart w:id="100" w:name="_Toc220786111"/>
      <w:bookmarkStart w:id="101" w:name="_Toc220865800"/>
      <w:bookmarkStart w:id="102" w:name="_Toc220957299"/>
      <w:bookmarkStart w:id="103" w:name="_Toc221381896"/>
      <w:r w:rsidRPr="006F78CB">
        <w:t>REGLAS DE DERROTA Y RECOMPENSA</w:t>
      </w:r>
      <w:bookmarkEnd w:id="100"/>
      <w:bookmarkEnd w:id="101"/>
      <w:bookmarkEnd w:id="102"/>
      <w:bookmarkEnd w:id="103"/>
    </w:p>
    <w:p w14:paraId="7BD06B60" w14:textId="77777777" w:rsidR="004101EC" w:rsidRPr="006F78CB" w:rsidRDefault="004101EC" w:rsidP="004101EC">
      <w:pPr>
        <w:pStyle w:val="NormalWeb"/>
        <w:numPr>
          <w:ilvl w:val="0"/>
          <w:numId w:val="65"/>
        </w:numPr>
        <w:spacing w:beforeAutospacing="0" w:line="276" w:lineRule="auto"/>
        <w:jc w:val="both"/>
        <w:rPr>
          <w:rFonts w:ascii="Tahoma" w:hAnsi="Tahoma" w:cs="Tahoma"/>
          <w:sz w:val="22"/>
          <w:szCs w:val="22"/>
        </w:rPr>
      </w:pPr>
      <w:r w:rsidRPr="006F78CB">
        <w:rPr>
          <w:rFonts w:ascii="Tahoma" w:hAnsi="Tahoma" w:cs="Tahoma"/>
          <w:b/>
          <w:sz w:val="22"/>
          <w:szCs w:val="22"/>
        </w:rPr>
        <w:t>Vida del Enemigo:</w:t>
      </w:r>
      <w:r w:rsidRPr="006F78CB">
        <w:rPr>
          <w:rFonts w:ascii="Tahoma" w:hAnsi="Tahoma" w:cs="Tahoma"/>
          <w:sz w:val="22"/>
          <w:szCs w:val="22"/>
        </w:rPr>
        <w:t xml:space="preserve"> Baja (1 o 2 golpes). Diseñados para ser eliminados rápidamente en movimiento.</w:t>
      </w:r>
    </w:p>
    <w:p w14:paraId="05B42B87" w14:textId="77777777" w:rsidR="004101EC" w:rsidRPr="006F78CB" w:rsidRDefault="004101EC" w:rsidP="004101EC">
      <w:pPr>
        <w:pStyle w:val="NormalWeb"/>
        <w:numPr>
          <w:ilvl w:val="0"/>
          <w:numId w:val="65"/>
        </w:numPr>
        <w:spacing w:line="276" w:lineRule="auto"/>
        <w:jc w:val="both"/>
        <w:rPr>
          <w:rFonts w:ascii="Tahoma" w:hAnsi="Tahoma" w:cs="Tahoma"/>
          <w:sz w:val="22"/>
          <w:szCs w:val="22"/>
        </w:rPr>
      </w:pPr>
      <w:r w:rsidRPr="006F78CB">
        <w:rPr>
          <w:rFonts w:ascii="Tahoma" w:hAnsi="Tahoma" w:cs="Tahoma"/>
          <w:b/>
          <w:sz w:val="22"/>
          <w:szCs w:val="22"/>
        </w:rPr>
        <w:t>Recompensa:</w:t>
      </w:r>
    </w:p>
    <w:p w14:paraId="6BF69203" w14:textId="77777777" w:rsidR="004101EC" w:rsidRPr="006F78CB" w:rsidRDefault="004101EC" w:rsidP="004101EC">
      <w:pPr>
        <w:pStyle w:val="NormalWeb"/>
        <w:numPr>
          <w:ilvl w:val="1"/>
          <w:numId w:val="65"/>
        </w:numPr>
        <w:spacing w:line="276" w:lineRule="auto"/>
        <w:jc w:val="both"/>
        <w:rPr>
          <w:rFonts w:ascii="Tahoma" w:hAnsi="Tahoma" w:cs="Tahoma"/>
          <w:sz w:val="22"/>
          <w:szCs w:val="22"/>
        </w:rPr>
      </w:pPr>
      <w:r w:rsidRPr="006F78CB">
        <w:rPr>
          <w:rFonts w:ascii="Tahoma" w:hAnsi="Tahoma" w:cs="Tahoma"/>
          <w:b/>
          <w:sz w:val="22"/>
          <w:szCs w:val="22"/>
        </w:rPr>
        <w:t>Sin Loot:</w:t>
      </w:r>
      <w:r w:rsidRPr="006F78CB">
        <w:rPr>
          <w:rFonts w:ascii="Tahoma" w:hAnsi="Tahoma" w:cs="Tahoma"/>
          <w:sz w:val="22"/>
          <w:szCs w:val="22"/>
        </w:rPr>
        <w:t xml:space="preserve"> No sueltan objetos.</w:t>
      </w:r>
    </w:p>
    <w:p w14:paraId="6D4C713A" w14:textId="77777777" w:rsidR="004101EC" w:rsidRPr="00941D68" w:rsidRDefault="004101EC" w:rsidP="004101EC">
      <w:pPr>
        <w:pStyle w:val="NormalWeb"/>
        <w:numPr>
          <w:ilvl w:val="1"/>
          <w:numId w:val="65"/>
        </w:numPr>
        <w:spacing w:line="276" w:lineRule="auto"/>
        <w:jc w:val="both"/>
        <w:rPr>
          <w:rFonts w:ascii="Tahoma" w:hAnsi="Tahoma" w:cs="Tahoma"/>
          <w:sz w:val="22"/>
          <w:szCs w:val="22"/>
        </w:rPr>
      </w:pPr>
      <w:r w:rsidRPr="006F78CB">
        <w:rPr>
          <w:rFonts w:ascii="Tahoma" w:hAnsi="Tahoma" w:cs="Tahoma"/>
          <w:b/>
          <w:sz w:val="22"/>
          <w:szCs w:val="22"/>
        </w:rPr>
        <w:t>Feedback:</w:t>
      </w:r>
      <w:r w:rsidRPr="006F78CB">
        <w:rPr>
          <w:rFonts w:ascii="Tahoma" w:hAnsi="Tahoma" w:cs="Tahoma"/>
          <w:sz w:val="22"/>
          <w:szCs w:val="22"/>
        </w:rPr>
        <w:t xml:space="preserve"> Explosión de partículas inmediata para no interrumpir el flujo del juego.</w:t>
      </w:r>
    </w:p>
    <w:p w14:paraId="28A0ACE4" w14:textId="77777777" w:rsidR="004101EC" w:rsidRDefault="004101EC" w:rsidP="004101EC">
      <w:pPr>
        <w:pStyle w:val="Heading1"/>
        <w:jc w:val="both"/>
        <w:rPr>
          <w:u w:val="none"/>
        </w:rPr>
      </w:pPr>
      <w:bookmarkStart w:id="104" w:name="_bookmark29"/>
      <w:bookmarkStart w:id="105" w:name="_Toc221381897"/>
      <w:bookmarkEnd w:id="104"/>
      <w:r>
        <w:rPr>
          <w:w w:val="80"/>
          <w:u w:color="484848"/>
        </w:rPr>
        <w:t>NIVEL</w:t>
      </w:r>
      <w:r>
        <w:rPr>
          <w:spacing w:val="12"/>
          <w:u w:color="484848"/>
        </w:rPr>
        <w:t xml:space="preserve"> </w:t>
      </w:r>
      <w:r>
        <w:rPr>
          <w:w w:val="80"/>
          <w:u w:color="484848"/>
        </w:rPr>
        <w:t>-</w:t>
      </w:r>
      <w:r>
        <w:rPr>
          <w:spacing w:val="11"/>
          <w:u w:color="484848"/>
        </w:rPr>
        <w:t xml:space="preserve"> </w:t>
      </w:r>
      <w:r>
        <w:rPr>
          <w:w w:val="80"/>
          <w:u w:color="484848"/>
        </w:rPr>
        <w:t>ENEMIGOS</w:t>
      </w:r>
      <w:r>
        <w:rPr>
          <w:spacing w:val="14"/>
          <w:u w:color="484848"/>
        </w:rPr>
        <w:t xml:space="preserve"> </w:t>
      </w:r>
      <w:r>
        <w:rPr>
          <w:spacing w:val="-2"/>
          <w:w w:val="80"/>
          <w:u w:color="484848"/>
        </w:rPr>
        <w:t>ESPECIFICOS</w:t>
      </w:r>
      <w:bookmarkEnd w:id="105"/>
    </w:p>
    <w:p w14:paraId="3715732E" w14:textId="77777777" w:rsidR="004101EC" w:rsidRDefault="004101EC" w:rsidP="004101EC">
      <w:pPr>
        <w:pStyle w:val="Heading2"/>
        <w:ind w:left="0"/>
        <w:jc w:val="both"/>
      </w:pPr>
    </w:p>
    <w:p w14:paraId="4CF08912" w14:textId="77777777" w:rsidR="004101EC" w:rsidRPr="006B4C93" w:rsidRDefault="004101EC" w:rsidP="004101EC">
      <w:pPr>
        <w:pStyle w:val="Heading2"/>
        <w:spacing w:line="276" w:lineRule="auto"/>
        <w:ind w:left="0"/>
        <w:jc w:val="both"/>
      </w:pPr>
      <w:bookmarkStart w:id="106" w:name="_Toc220786113"/>
      <w:bookmarkStart w:id="107" w:name="_Toc220865802"/>
      <w:bookmarkStart w:id="108" w:name="_Toc220957301"/>
      <w:bookmarkStart w:id="109" w:name="_Toc221381898"/>
      <w:r w:rsidRPr="006B4C93">
        <w:t>ARQUETIPOS DE ENEMIGOS POR NIVEL</w:t>
      </w:r>
      <w:bookmarkEnd w:id="106"/>
      <w:bookmarkEnd w:id="107"/>
      <w:bookmarkEnd w:id="108"/>
      <w:bookmarkEnd w:id="109"/>
    </w:p>
    <w:p w14:paraId="42C75DD1" w14:textId="77777777" w:rsidR="004101EC" w:rsidRPr="006B4C93" w:rsidRDefault="004101EC" w:rsidP="004101EC">
      <w:pPr>
        <w:pStyle w:val="Heading3"/>
        <w:spacing w:line="276" w:lineRule="auto"/>
        <w:ind w:left="0"/>
        <w:jc w:val="both"/>
      </w:pPr>
      <w:r w:rsidRPr="006B4C93">
        <w:t>Nivel 1: Campos de Zafiro (Básicos)</w:t>
      </w:r>
    </w:p>
    <w:p w14:paraId="7566F270" w14:textId="77777777" w:rsidR="004101EC" w:rsidRPr="006B4C93" w:rsidRDefault="004101EC" w:rsidP="004101EC">
      <w:pPr>
        <w:pStyle w:val="NormalWeb"/>
        <w:numPr>
          <w:ilvl w:val="0"/>
          <w:numId w:val="66"/>
        </w:numPr>
        <w:spacing w:line="276" w:lineRule="auto"/>
        <w:jc w:val="both"/>
        <w:rPr>
          <w:rFonts w:ascii="Tahoma" w:hAnsi="Tahoma" w:cs="Tahoma"/>
          <w:sz w:val="22"/>
          <w:szCs w:val="22"/>
        </w:rPr>
      </w:pPr>
      <w:r w:rsidRPr="006B4C93">
        <w:rPr>
          <w:rFonts w:ascii="Tahoma" w:hAnsi="Tahoma" w:cs="Tahoma"/>
          <w:b/>
          <w:sz w:val="22"/>
          <w:szCs w:val="22"/>
        </w:rPr>
        <w:t xml:space="preserve">El Caminante </w:t>
      </w:r>
      <w:r>
        <w:rPr>
          <w:rFonts w:ascii="Tahoma" w:hAnsi="Tahoma" w:cs="Tahoma"/>
          <w:b/>
          <w:sz w:val="22"/>
          <w:szCs w:val="22"/>
        </w:rPr>
        <w:t xml:space="preserve">Helado </w:t>
      </w:r>
      <w:r w:rsidRPr="006B4C93">
        <w:rPr>
          <w:rFonts w:ascii="Tahoma" w:hAnsi="Tahoma" w:cs="Tahoma"/>
          <w:b/>
          <w:sz w:val="22"/>
          <w:szCs w:val="22"/>
        </w:rPr>
        <w:t>(Terrestre):</w:t>
      </w:r>
      <w:r w:rsidRPr="006B4C93">
        <w:rPr>
          <w:rFonts w:ascii="Tahoma" w:hAnsi="Tahoma" w:cs="Tahoma"/>
          <w:sz w:val="22"/>
          <w:szCs w:val="22"/>
        </w:rPr>
        <w:t xml:space="preserve"> Aparece</w:t>
      </w:r>
      <w:r>
        <w:rPr>
          <w:rFonts w:ascii="Tahoma" w:hAnsi="Tahoma" w:cs="Tahoma"/>
          <w:sz w:val="22"/>
          <w:szCs w:val="22"/>
        </w:rPr>
        <w:t>rá</w:t>
      </w:r>
      <w:r w:rsidRPr="006B4C93">
        <w:rPr>
          <w:rFonts w:ascii="Tahoma" w:hAnsi="Tahoma" w:cs="Tahoma"/>
          <w:sz w:val="22"/>
          <w:szCs w:val="22"/>
        </w:rPr>
        <w:t xml:space="preserve"> por la derecha y camina</w:t>
      </w:r>
      <w:r>
        <w:rPr>
          <w:rFonts w:ascii="Tahoma" w:hAnsi="Tahoma" w:cs="Tahoma"/>
          <w:sz w:val="22"/>
          <w:szCs w:val="22"/>
        </w:rPr>
        <w:t>rá</w:t>
      </w:r>
      <w:r w:rsidRPr="006B4C93">
        <w:rPr>
          <w:rFonts w:ascii="Tahoma" w:hAnsi="Tahoma" w:cs="Tahoma"/>
          <w:sz w:val="22"/>
          <w:szCs w:val="22"/>
        </w:rPr>
        <w:t xml:space="preserve"> en línea recta hacia el jugador. Velocidad constante. Sirve para practicar el </w:t>
      </w:r>
      <w:r w:rsidRPr="006B4C93">
        <w:rPr>
          <w:rFonts w:ascii="Tahoma" w:hAnsi="Tahoma" w:cs="Tahoma"/>
          <w:i/>
          <w:sz w:val="22"/>
          <w:szCs w:val="22"/>
        </w:rPr>
        <w:t>timing</w:t>
      </w:r>
      <w:r w:rsidRPr="006B4C93">
        <w:rPr>
          <w:rFonts w:ascii="Tahoma" w:hAnsi="Tahoma" w:cs="Tahoma"/>
          <w:sz w:val="22"/>
          <w:szCs w:val="22"/>
        </w:rPr>
        <w:t xml:space="preserve"> del ataque básico.</w:t>
      </w:r>
    </w:p>
    <w:p w14:paraId="096FB8E3" w14:textId="77777777" w:rsidR="004101EC" w:rsidRPr="006B4C93" w:rsidRDefault="004101EC" w:rsidP="004101EC">
      <w:pPr>
        <w:pStyle w:val="NormalWeb"/>
        <w:numPr>
          <w:ilvl w:val="0"/>
          <w:numId w:val="66"/>
        </w:numPr>
        <w:spacing w:line="276" w:lineRule="auto"/>
        <w:jc w:val="both"/>
        <w:rPr>
          <w:rFonts w:ascii="Tahoma" w:hAnsi="Tahoma" w:cs="Tahoma"/>
          <w:sz w:val="22"/>
          <w:szCs w:val="22"/>
        </w:rPr>
      </w:pPr>
      <w:r w:rsidRPr="006B4C93">
        <w:rPr>
          <w:rFonts w:ascii="Tahoma" w:hAnsi="Tahoma" w:cs="Tahoma"/>
          <w:b/>
          <w:sz w:val="22"/>
          <w:szCs w:val="22"/>
        </w:rPr>
        <w:t>El Acechador Aéreo (Volador):</w:t>
      </w:r>
      <w:r w:rsidRPr="006B4C93">
        <w:rPr>
          <w:rFonts w:ascii="Tahoma" w:hAnsi="Tahoma" w:cs="Tahoma"/>
          <w:sz w:val="22"/>
          <w:szCs w:val="22"/>
        </w:rPr>
        <w:t xml:space="preserve"> Aparece</w:t>
      </w:r>
      <w:r>
        <w:rPr>
          <w:rFonts w:ascii="Tahoma" w:hAnsi="Tahoma" w:cs="Tahoma"/>
          <w:sz w:val="22"/>
          <w:szCs w:val="22"/>
        </w:rPr>
        <w:t>rá</w:t>
      </w:r>
      <w:r w:rsidRPr="006B4C93">
        <w:rPr>
          <w:rFonts w:ascii="Tahoma" w:hAnsi="Tahoma" w:cs="Tahoma"/>
          <w:sz w:val="22"/>
          <w:szCs w:val="22"/>
        </w:rPr>
        <w:t xml:space="preserve"> en el aire por la derecha y descende</w:t>
      </w:r>
      <w:r>
        <w:rPr>
          <w:rFonts w:ascii="Tahoma" w:hAnsi="Tahoma" w:cs="Tahoma"/>
          <w:sz w:val="22"/>
          <w:szCs w:val="22"/>
        </w:rPr>
        <w:t>rá</w:t>
      </w:r>
      <w:r w:rsidRPr="006B4C93">
        <w:rPr>
          <w:rFonts w:ascii="Tahoma" w:hAnsi="Tahoma" w:cs="Tahoma"/>
          <w:sz w:val="22"/>
          <w:szCs w:val="22"/>
        </w:rPr>
        <w:t xml:space="preserve"> en diagonal directamente hacia la cabeza del jugador, obligando a usar el ataque aéreo o saltar para esquivar.</w:t>
      </w:r>
    </w:p>
    <w:p w14:paraId="1E149C3B" w14:textId="77777777" w:rsidR="004101EC" w:rsidRPr="006B4C93" w:rsidRDefault="004101EC" w:rsidP="004101EC">
      <w:pPr>
        <w:pStyle w:val="Heading3"/>
        <w:spacing w:line="276" w:lineRule="auto"/>
        <w:ind w:left="0"/>
        <w:jc w:val="both"/>
      </w:pPr>
      <w:r w:rsidRPr="006B4C93">
        <w:t>Nivel 2: Montañas Ceniza (Blindados/Rápidos)</w:t>
      </w:r>
    </w:p>
    <w:p w14:paraId="17BA4D04" w14:textId="77777777" w:rsidR="004101EC" w:rsidRPr="006B4C93" w:rsidRDefault="004101EC" w:rsidP="004101EC">
      <w:pPr>
        <w:pStyle w:val="NormalWeb"/>
        <w:numPr>
          <w:ilvl w:val="0"/>
          <w:numId w:val="67"/>
        </w:numPr>
        <w:spacing w:line="276" w:lineRule="auto"/>
        <w:jc w:val="both"/>
        <w:rPr>
          <w:rFonts w:ascii="Tahoma" w:hAnsi="Tahoma" w:cs="Tahoma"/>
          <w:sz w:val="22"/>
          <w:szCs w:val="22"/>
        </w:rPr>
      </w:pPr>
      <w:r w:rsidRPr="006B4C93">
        <w:rPr>
          <w:rFonts w:ascii="Tahoma" w:hAnsi="Tahoma" w:cs="Tahoma"/>
          <w:b/>
          <w:sz w:val="22"/>
          <w:szCs w:val="22"/>
        </w:rPr>
        <w:t>Corredor de Magma (Terrestre - Rápido):</w:t>
      </w:r>
      <w:r w:rsidRPr="006B4C93">
        <w:rPr>
          <w:rFonts w:ascii="Tahoma" w:hAnsi="Tahoma" w:cs="Tahoma"/>
          <w:sz w:val="22"/>
          <w:szCs w:val="22"/>
        </w:rPr>
        <w:t xml:space="preserve"> Similar al Caminante</w:t>
      </w:r>
      <w:r>
        <w:rPr>
          <w:rFonts w:ascii="Tahoma" w:hAnsi="Tahoma" w:cs="Tahoma"/>
          <w:sz w:val="22"/>
          <w:szCs w:val="22"/>
        </w:rPr>
        <w:t xml:space="preserve"> Helado</w:t>
      </w:r>
      <w:r w:rsidRPr="006B4C93">
        <w:rPr>
          <w:rFonts w:ascii="Tahoma" w:hAnsi="Tahoma" w:cs="Tahoma"/>
          <w:sz w:val="22"/>
          <w:szCs w:val="22"/>
        </w:rPr>
        <w:t>, pero con el doble de velocidad de movimiento. Requiere reflejos rápidos.</w:t>
      </w:r>
    </w:p>
    <w:p w14:paraId="6129542A" w14:textId="77777777" w:rsidR="004101EC" w:rsidRPr="006B4C93" w:rsidRDefault="004101EC" w:rsidP="004101EC">
      <w:pPr>
        <w:pStyle w:val="NormalWeb"/>
        <w:numPr>
          <w:ilvl w:val="0"/>
          <w:numId w:val="67"/>
        </w:numPr>
        <w:spacing w:line="276" w:lineRule="auto"/>
        <w:jc w:val="both"/>
        <w:rPr>
          <w:rFonts w:ascii="Tahoma" w:hAnsi="Tahoma" w:cs="Tahoma"/>
          <w:sz w:val="22"/>
          <w:szCs w:val="22"/>
        </w:rPr>
      </w:pPr>
      <w:r w:rsidRPr="007E14FB">
        <w:rPr>
          <w:rFonts w:ascii="Tahoma" w:hAnsi="Tahoma" w:cs="Tahoma"/>
          <w:b/>
          <w:bCs/>
          <w:sz w:val="22"/>
          <w:szCs w:val="22"/>
        </w:rPr>
        <w:t>Núcleo Inestable</w:t>
      </w:r>
      <w:r w:rsidRPr="006B4C93">
        <w:rPr>
          <w:rFonts w:ascii="Tahoma" w:hAnsi="Tahoma" w:cs="Tahoma"/>
          <w:b/>
          <w:sz w:val="22"/>
          <w:szCs w:val="22"/>
        </w:rPr>
        <w:t xml:space="preserve"> (Terrestre - Resistente):</w:t>
      </w:r>
      <w:r w:rsidRPr="006B4C93">
        <w:rPr>
          <w:rFonts w:ascii="Tahoma" w:hAnsi="Tahoma" w:cs="Tahoma"/>
          <w:sz w:val="22"/>
          <w:szCs w:val="22"/>
        </w:rPr>
        <w:t xml:space="preserve"> </w:t>
      </w:r>
      <w:r w:rsidRPr="00633DCB">
        <w:rPr>
          <w:rFonts w:ascii="Tahoma" w:hAnsi="Tahoma" w:cs="Tahoma"/>
          <w:sz w:val="22"/>
          <w:szCs w:val="22"/>
        </w:rPr>
        <w:t>Una masa de roca volcánica parcialmente solidificada que avanza</w:t>
      </w:r>
      <w:r w:rsidRPr="006B4C93">
        <w:rPr>
          <w:rFonts w:ascii="Tahoma" w:hAnsi="Tahoma" w:cs="Tahoma"/>
          <w:sz w:val="22"/>
          <w:szCs w:val="22"/>
        </w:rPr>
        <w:t xml:space="preserve"> lentamente </w:t>
      </w:r>
      <w:r w:rsidRPr="00633DCB">
        <w:rPr>
          <w:rFonts w:ascii="Tahoma" w:hAnsi="Tahoma" w:cs="Tahoma"/>
          <w:sz w:val="22"/>
          <w:szCs w:val="22"/>
        </w:rPr>
        <w:t>rodando por</w:t>
      </w:r>
      <w:r w:rsidRPr="006B4C93">
        <w:rPr>
          <w:rFonts w:ascii="Tahoma" w:hAnsi="Tahoma" w:cs="Tahoma"/>
          <w:sz w:val="22"/>
          <w:szCs w:val="22"/>
        </w:rPr>
        <w:t xml:space="preserve"> el </w:t>
      </w:r>
      <w:r w:rsidRPr="00633DCB">
        <w:rPr>
          <w:rFonts w:ascii="Tahoma" w:hAnsi="Tahoma" w:cs="Tahoma"/>
          <w:sz w:val="22"/>
          <w:szCs w:val="22"/>
        </w:rPr>
        <w:t>terreno.</w:t>
      </w:r>
      <w:r>
        <w:rPr>
          <w:rFonts w:ascii="Tahoma" w:hAnsi="Tahoma" w:cs="Tahoma"/>
          <w:sz w:val="22"/>
          <w:szCs w:val="22"/>
        </w:rPr>
        <w:t xml:space="preserve"> </w:t>
      </w:r>
      <w:r w:rsidRPr="00C528B1">
        <w:rPr>
          <w:rFonts w:ascii="Tahoma" w:hAnsi="Tahoma" w:cs="Tahoma"/>
          <w:sz w:val="22"/>
          <w:szCs w:val="22"/>
        </w:rPr>
        <w:t>No puede ser destruida, solo neutralizada temporalmente.</w:t>
      </w:r>
    </w:p>
    <w:p w14:paraId="098EB491" w14:textId="77777777" w:rsidR="004101EC" w:rsidRPr="006B4C93" w:rsidRDefault="004101EC" w:rsidP="004101EC">
      <w:pPr>
        <w:pStyle w:val="Heading3"/>
        <w:spacing w:line="276" w:lineRule="auto"/>
        <w:ind w:left="0"/>
        <w:jc w:val="both"/>
      </w:pPr>
      <w:r w:rsidRPr="006B4C93">
        <w:t>Nivel 3: Costa Ámbar (Proyectiles/Complejos)</w:t>
      </w:r>
    </w:p>
    <w:p w14:paraId="42B1C1F8" w14:textId="77777777" w:rsidR="004101EC" w:rsidRPr="006B4C93" w:rsidRDefault="004101EC" w:rsidP="004101EC">
      <w:pPr>
        <w:pStyle w:val="NormalWeb"/>
        <w:numPr>
          <w:ilvl w:val="0"/>
          <w:numId w:val="68"/>
        </w:numPr>
        <w:spacing w:line="276" w:lineRule="auto"/>
        <w:jc w:val="both"/>
        <w:rPr>
          <w:rFonts w:ascii="Tahoma" w:hAnsi="Tahoma" w:cs="Tahoma"/>
          <w:sz w:val="22"/>
          <w:szCs w:val="22"/>
        </w:rPr>
      </w:pPr>
      <w:r w:rsidRPr="006B4C93">
        <w:rPr>
          <w:rFonts w:ascii="Tahoma" w:hAnsi="Tahoma" w:cs="Tahoma"/>
          <w:b/>
          <w:sz w:val="22"/>
          <w:szCs w:val="22"/>
        </w:rPr>
        <w:t>Kamikaze Eléctrico (Volador):</w:t>
      </w:r>
      <w:r w:rsidRPr="006B4C93">
        <w:rPr>
          <w:rFonts w:ascii="Tahoma" w:hAnsi="Tahoma" w:cs="Tahoma"/>
          <w:sz w:val="22"/>
          <w:szCs w:val="22"/>
        </w:rPr>
        <w:t xml:space="preserve"> Se mueve hacia el jugador y, si no es eliminado rápido, explota (daño en área) al estar cerca.</w:t>
      </w:r>
    </w:p>
    <w:p w14:paraId="386B0FC6" w14:textId="77777777" w:rsidR="004101EC" w:rsidRDefault="004101EC" w:rsidP="004101EC">
      <w:pPr>
        <w:pStyle w:val="NormalWeb"/>
        <w:numPr>
          <w:ilvl w:val="0"/>
          <w:numId w:val="68"/>
        </w:numPr>
        <w:spacing w:line="276" w:lineRule="auto"/>
        <w:jc w:val="both"/>
        <w:rPr>
          <w:rFonts w:ascii="Tahoma" w:hAnsi="Tahoma" w:cs="Tahoma"/>
          <w:sz w:val="22"/>
          <w:szCs w:val="22"/>
        </w:rPr>
      </w:pPr>
      <w:r>
        <w:rPr>
          <w:rFonts w:ascii="Tahoma" w:hAnsi="Tahoma" w:cs="Tahoma"/>
          <w:b/>
          <w:bCs/>
          <w:sz w:val="22"/>
          <w:szCs w:val="22"/>
        </w:rPr>
        <w:t>Centinela de Marfil</w:t>
      </w:r>
      <w:r w:rsidRPr="006B4C93">
        <w:rPr>
          <w:rFonts w:ascii="Tahoma" w:hAnsi="Tahoma" w:cs="Tahoma"/>
          <w:b/>
          <w:sz w:val="22"/>
          <w:szCs w:val="22"/>
        </w:rPr>
        <w:t xml:space="preserve"> (Terrestre):</w:t>
      </w:r>
      <w:r w:rsidRPr="006B4C93">
        <w:rPr>
          <w:rFonts w:ascii="Tahoma" w:hAnsi="Tahoma" w:cs="Tahoma"/>
          <w:sz w:val="22"/>
          <w:szCs w:val="22"/>
        </w:rPr>
        <w:t xml:space="preserve"> Avanza con un escudo frontal. El jugador debe saltar sobre él y atacarle por la espalda o usar </w:t>
      </w:r>
      <w:r>
        <w:rPr>
          <w:rFonts w:ascii="Tahoma" w:hAnsi="Tahoma" w:cs="Tahoma"/>
          <w:sz w:val="22"/>
          <w:szCs w:val="22"/>
        </w:rPr>
        <w:t xml:space="preserve">la habilidad </w:t>
      </w:r>
      <w:r>
        <w:rPr>
          <w:rFonts w:ascii="Tahoma" w:hAnsi="Tahoma" w:cs="Tahoma"/>
          <w:b/>
          <w:bCs/>
          <w:sz w:val="22"/>
          <w:szCs w:val="22"/>
        </w:rPr>
        <w:t>Fuerza</w:t>
      </w:r>
      <w:r>
        <w:rPr>
          <w:rFonts w:ascii="Tahoma" w:hAnsi="Tahoma" w:cs="Tahoma"/>
          <w:sz w:val="22"/>
          <w:szCs w:val="22"/>
        </w:rPr>
        <w:t xml:space="preserve"> para destruir el escudo</w:t>
      </w:r>
      <w:r w:rsidRPr="006B4C93">
        <w:rPr>
          <w:rFonts w:ascii="Tahoma" w:hAnsi="Tahoma" w:cs="Tahoma"/>
          <w:sz w:val="22"/>
          <w:szCs w:val="22"/>
        </w:rPr>
        <w:t>.</w:t>
      </w:r>
    </w:p>
    <w:p w14:paraId="7E49001C" w14:textId="77777777" w:rsidR="004101EC" w:rsidRPr="006B4C93" w:rsidRDefault="004101EC" w:rsidP="004101EC">
      <w:pPr>
        <w:pStyle w:val="Heading3"/>
        <w:spacing w:line="276" w:lineRule="auto"/>
        <w:ind w:left="0"/>
        <w:jc w:val="both"/>
      </w:pPr>
      <w:r w:rsidRPr="006B4C93">
        <w:t xml:space="preserve">Nivel </w:t>
      </w:r>
      <w:r>
        <w:t>4</w:t>
      </w:r>
      <w:r w:rsidRPr="006B4C93">
        <w:t xml:space="preserve">: </w:t>
      </w:r>
      <w:r>
        <w:t>Torre del Vacio</w:t>
      </w:r>
      <w:r w:rsidRPr="006B4C93">
        <w:t xml:space="preserve"> (Proyectiles/Complejos)</w:t>
      </w:r>
    </w:p>
    <w:p w14:paraId="0F823627" w14:textId="45DC246E" w:rsidR="004101EC" w:rsidRPr="00E652A7" w:rsidRDefault="004101EC" w:rsidP="004101EC">
      <w:pPr>
        <w:pStyle w:val="NormalWeb"/>
        <w:spacing w:line="276" w:lineRule="auto"/>
        <w:jc w:val="both"/>
        <w:rPr>
          <w:rFonts w:ascii="Tahoma" w:hAnsi="Tahoma" w:cs="Tahoma"/>
          <w:sz w:val="22"/>
          <w:szCs w:val="22"/>
        </w:rPr>
        <w:sectPr w:rsidR="004101EC" w:rsidRPr="00E652A7">
          <w:pgSz w:w="11910" w:h="16850"/>
          <w:pgMar w:top="1240" w:right="1133" w:bottom="860" w:left="1700" w:header="1" w:footer="671" w:gutter="0"/>
          <w:cols w:space="720"/>
        </w:sectPr>
      </w:pPr>
      <w:r w:rsidRPr="001E7CD2">
        <w:rPr>
          <w:rFonts w:ascii="Tahoma" w:hAnsi="Tahoma" w:cs="Tahoma"/>
          <w:b/>
          <w:sz w:val="22"/>
          <w:szCs w:val="22"/>
        </w:rPr>
        <w:t xml:space="preserve">Inquisidor </w:t>
      </w:r>
      <w:r>
        <w:rPr>
          <w:rFonts w:ascii="Tahoma" w:hAnsi="Tahoma" w:cs="Tahoma"/>
          <w:b/>
          <w:sz w:val="22"/>
          <w:szCs w:val="22"/>
        </w:rPr>
        <w:t>Tenebroso</w:t>
      </w:r>
      <w:r w:rsidRPr="001E7CD2">
        <w:rPr>
          <w:rFonts w:ascii="Tahoma" w:hAnsi="Tahoma" w:cs="Tahoma"/>
          <w:b/>
          <w:sz w:val="22"/>
          <w:szCs w:val="22"/>
        </w:rPr>
        <w:t xml:space="preserve"> (Élite):</w:t>
      </w:r>
      <w:r>
        <w:rPr>
          <w:rFonts w:ascii="Tahoma" w:hAnsi="Tahoma" w:cs="Tahoma"/>
          <w:sz w:val="22"/>
          <w:szCs w:val="22"/>
        </w:rPr>
        <w:t xml:space="preserve"> Se aleja del jugador y le ataca a distancia, el jugador debe reflejar su propio daño con el escudo para derrotarlo.</w:t>
      </w:r>
    </w:p>
    <w:p w14:paraId="68D2FB90" w14:textId="7F2E3EAA" w:rsidR="007C2B6B" w:rsidRPr="00802E41" w:rsidRDefault="007C2B6B" w:rsidP="004101EC">
      <w:pPr>
        <w:pStyle w:val="NormalWeb"/>
        <w:spacing w:line="276" w:lineRule="auto"/>
        <w:jc w:val="both"/>
        <w:rPr>
          <w:rFonts w:ascii="Tahoma" w:hAnsi="Tahoma" w:cs="Tahoma"/>
          <w:sz w:val="22"/>
          <w:szCs w:val="22"/>
        </w:rPr>
      </w:pPr>
      <w:bookmarkStart w:id="110" w:name="_bookmark28"/>
      <w:bookmarkEnd w:id="1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091"/>
        <w:gridCol w:w="1719"/>
        <w:gridCol w:w="1673"/>
        <w:gridCol w:w="3104"/>
      </w:tblGrid>
      <w:tr w:rsidR="00C15472" w:rsidRPr="004409A6" w14:paraId="0C35EE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24B22" w14:textId="77777777" w:rsidR="004409A6" w:rsidRPr="006B4C93" w:rsidRDefault="004409A6" w:rsidP="004409A6">
            <w:pPr>
              <w:widowControl/>
              <w:autoSpaceDE/>
              <w:autoSpaceDN/>
              <w:rPr>
                <w:rFonts w:eastAsia="Times New Roman"/>
                <w:lang w:eastAsia="es-ES"/>
              </w:rPr>
            </w:pPr>
            <w:r w:rsidRPr="33872E51">
              <w:rPr>
                <w:rFonts w:eastAsia="Times New Roman"/>
                <w:b/>
              </w:rPr>
              <w:t>Nombre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93E87" w14:textId="5412C358" w:rsidR="004409A6" w:rsidRPr="006B4C93" w:rsidRDefault="004409A6" w:rsidP="004409A6">
            <w:pPr>
              <w:widowControl/>
              <w:autoSpaceDE/>
              <w:autoSpaceDN/>
              <w:rPr>
                <w:rFonts w:eastAsia="Times New Roman"/>
                <w:lang w:eastAsia="es-ES"/>
              </w:rPr>
            </w:pPr>
            <w:r w:rsidRPr="33872E51">
              <w:rPr>
                <w:rFonts w:eastAsia="Times New Roman"/>
                <w:b/>
              </w:rPr>
              <w:t>Tipo</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09F75" w14:textId="77777777" w:rsidR="004409A6" w:rsidRPr="006B4C93" w:rsidRDefault="004409A6" w:rsidP="004409A6">
            <w:pPr>
              <w:widowControl/>
              <w:autoSpaceDE/>
              <w:autoSpaceDN/>
              <w:rPr>
                <w:rFonts w:eastAsia="Times New Roman"/>
                <w:lang w:eastAsia="es-ES"/>
              </w:rPr>
            </w:pPr>
            <w:r w:rsidRPr="33872E51">
              <w:rPr>
                <w:rFonts w:eastAsia="Times New Roman"/>
                <w:b/>
              </w:rPr>
              <w:t>Patrón de Movimiento (IA)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1F9E2" w14:textId="77777777" w:rsidR="004409A6" w:rsidRPr="006B4C93" w:rsidRDefault="004409A6" w:rsidP="004409A6">
            <w:pPr>
              <w:widowControl/>
              <w:autoSpaceDE/>
              <w:autoSpaceDN/>
              <w:rPr>
                <w:rFonts w:eastAsia="Times New Roman"/>
                <w:lang w:eastAsia="es-ES"/>
              </w:rPr>
            </w:pPr>
            <w:r w:rsidRPr="33872E51">
              <w:rPr>
                <w:rFonts w:eastAsia="Times New Roman"/>
                <w:b/>
              </w:rPr>
              <w:t>Combate (Daño/Vida)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C3DA7" w14:textId="77777777" w:rsidR="004409A6" w:rsidRPr="006B4C93" w:rsidRDefault="004409A6" w:rsidP="004409A6">
            <w:pPr>
              <w:widowControl/>
              <w:autoSpaceDE/>
              <w:autoSpaceDN/>
              <w:rPr>
                <w:rFonts w:eastAsia="Times New Roman"/>
                <w:lang w:eastAsia="es-ES"/>
              </w:rPr>
            </w:pPr>
            <w:r w:rsidRPr="33872E51">
              <w:rPr>
                <w:rFonts w:eastAsia="Times New Roman"/>
                <w:b/>
              </w:rPr>
              <w:t>Mecánica Especial / Debilidad</w:t>
            </w:r>
          </w:p>
        </w:tc>
      </w:tr>
      <w:tr w:rsidR="00C15472" w:rsidRPr="004409A6" w14:paraId="6DC95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0700B8" w14:textId="77777777" w:rsidR="004409A6" w:rsidRPr="006B4C93" w:rsidRDefault="004409A6" w:rsidP="004409A6">
            <w:pPr>
              <w:widowControl/>
              <w:autoSpaceDE/>
              <w:autoSpaceDN/>
              <w:rPr>
                <w:rFonts w:eastAsia="Times New Roman"/>
                <w:lang w:eastAsia="es-ES"/>
              </w:rPr>
            </w:pPr>
            <w:r w:rsidRPr="33872E51">
              <w:rPr>
                <w:rFonts w:eastAsia="Times New Roman"/>
                <w:b/>
              </w:rPr>
              <w:t>El Caminante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34187" w14:textId="442AE739" w:rsidR="004409A6" w:rsidRPr="006B4C93" w:rsidRDefault="004409A6" w:rsidP="004409A6">
            <w:pPr>
              <w:widowControl/>
              <w:autoSpaceDE/>
              <w:autoSpaceDN/>
              <w:rPr>
                <w:rFonts w:eastAsia="Times New Roman"/>
                <w:lang w:eastAsia="es-ES"/>
              </w:rPr>
            </w:pPr>
            <w:r w:rsidRPr="33872E51">
              <w:rPr>
                <w:rFonts w:eastAsia="Times New Roman"/>
              </w:rPr>
              <w:t>Terrestre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591BE" w14:textId="77777777" w:rsidR="004409A6" w:rsidRPr="006B4C93" w:rsidRDefault="004409A6" w:rsidP="004409A6">
            <w:pPr>
              <w:widowControl/>
              <w:autoSpaceDE/>
              <w:autoSpaceDN/>
              <w:rPr>
                <w:rFonts w:eastAsia="Times New Roman"/>
                <w:lang w:eastAsia="es-ES"/>
              </w:rPr>
            </w:pPr>
            <w:r w:rsidRPr="33872E51">
              <w:rPr>
                <w:rFonts w:eastAsia="Times New Roman"/>
                <w:b/>
              </w:rPr>
              <w:t>Lineal Constante.</w:t>
            </w:r>
            <w:r w:rsidRPr="33872E51">
              <w:rPr>
                <w:rFonts w:eastAsia="Times New Roman"/>
              </w:rPr>
              <w:t xml:space="preserve"> </w:t>
            </w:r>
          </w:p>
          <w:p w14:paraId="76238CFA" w14:textId="70E40876" w:rsidR="004409A6" w:rsidRPr="006B4C93" w:rsidRDefault="004409A6" w:rsidP="004409A6">
            <w:pPr>
              <w:widowControl/>
              <w:autoSpaceDE/>
              <w:autoSpaceDN/>
              <w:rPr>
                <w:rFonts w:eastAsia="Times New Roman"/>
                <w:lang w:eastAsia="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FB36F17" w14:textId="271E2F32" w:rsidR="004409A6" w:rsidRPr="006B4C93" w:rsidRDefault="004409A6" w:rsidP="004409A6">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14:paraId="51B9CAE0" w14:textId="77777777" w:rsidR="004409A6" w:rsidRPr="006B4C93" w:rsidRDefault="004409A6" w:rsidP="004409A6">
            <w:pPr>
              <w:widowControl/>
              <w:autoSpaceDE/>
              <w:autoSpaceDN/>
              <w:rPr>
                <w:rFonts w:eastAsia="Times New Roman"/>
                <w:lang w:eastAsia="es-ES"/>
              </w:rPr>
            </w:pPr>
            <w:r w:rsidRPr="33872E51">
              <w:rPr>
                <w:rFonts w:eastAsia="Times New Roman"/>
                <w:b/>
              </w:rPr>
              <w:t>Vida:</w:t>
            </w:r>
            <w:r w:rsidRPr="33872E51">
              <w:rPr>
                <w:rFonts w:eastAsia="Times New Roman"/>
              </w:rPr>
              <w:t xml:space="preserve"> 1 Golpe.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8E796" w14:textId="77777777" w:rsidR="004409A6" w:rsidRPr="006B4C93" w:rsidRDefault="004409A6" w:rsidP="004409A6">
            <w:pPr>
              <w:widowControl/>
              <w:autoSpaceDE/>
              <w:autoSpaceDN/>
              <w:rPr>
                <w:rFonts w:eastAsia="Times New Roman"/>
                <w:lang w:eastAsia="es-ES"/>
              </w:rPr>
            </w:pPr>
            <w:r w:rsidRPr="33872E51">
              <w:rPr>
                <w:rFonts w:eastAsia="Times New Roman"/>
                <w:b/>
              </w:rPr>
              <w:t>Ninguna.</w:t>
            </w:r>
            <w:r w:rsidRPr="33872E51">
              <w:rPr>
                <w:rFonts w:eastAsia="Times New Roman"/>
              </w:rPr>
              <w:t xml:space="preserve"> Enemigo básico para practicar timing.</w:t>
            </w:r>
          </w:p>
        </w:tc>
      </w:tr>
      <w:tr w:rsidR="00C15472" w:rsidRPr="004409A6" w14:paraId="14685F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B9E192" w14:textId="77777777" w:rsidR="004409A6" w:rsidRPr="006B4C93" w:rsidRDefault="004409A6" w:rsidP="004409A6">
            <w:pPr>
              <w:widowControl/>
              <w:autoSpaceDE/>
              <w:autoSpaceDN/>
              <w:rPr>
                <w:rFonts w:eastAsia="Times New Roman"/>
                <w:lang w:eastAsia="es-ES"/>
              </w:rPr>
            </w:pPr>
            <w:r w:rsidRPr="33872E51">
              <w:rPr>
                <w:rFonts w:eastAsia="Times New Roman"/>
                <w:b/>
              </w:rPr>
              <w:t>Acechador Aéreo</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F7D1F" w14:textId="1597DA82" w:rsidR="004409A6" w:rsidRPr="006B4C93" w:rsidRDefault="004409A6" w:rsidP="004409A6">
            <w:pPr>
              <w:widowControl/>
              <w:autoSpaceDE/>
              <w:autoSpaceDN/>
              <w:rPr>
                <w:rFonts w:eastAsia="Times New Roman"/>
                <w:lang w:eastAsia="es-ES"/>
              </w:rPr>
            </w:pPr>
            <w:r w:rsidRPr="33872E51">
              <w:rPr>
                <w:rFonts w:eastAsia="Times New Roman"/>
              </w:rPr>
              <w:t>Volador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ABDE1" w14:textId="18D46910" w:rsidR="004409A6" w:rsidRPr="006B4C93" w:rsidRDefault="004409A6" w:rsidP="004409A6">
            <w:pPr>
              <w:widowControl/>
              <w:autoSpaceDE/>
              <w:autoSpaceDN/>
              <w:rPr>
                <w:rFonts w:eastAsia="Times New Roman"/>
                <w:lang w:eastAsia="es-ES"/>
              </w:rPr>
            </w:pPr>
            <w:r w:rsidRPr="33872E51">
              <w:rPr>
                <w:rFonts w:eastAsia="Times New Roman"/>
                <w:b/>
              </w:rPr>
              <w:t xml:space="preserve"> Diagonal.</w:t>
            </w:r>
            <w:r w:rsidRPr="33872E51">
              <w:rPr>
                <w:rFonts w:eastAsia="Times New Roman"/>
              </w:rPr>
              <w:t xml:space="preserve"> </w:t>
            </w:r>
          </w:p>
          <w:p w14:paraId="4D9B77C1" w14:textId="2C2F235E" w:rsidR="004409A6" w:rsidRPr="006B4C93" w:rsidRDefault="004409A6" w:rsidP="004409A6">
            <w:pPr>
              <w:widowControl/>
              <w:autoSpaceDE/>
              <w:autoSpaceDN/>
              <w:rPr>
                <w:rFonts w:eastAsia="Times New Roman"/>
                <w:lang w:eastAsia="es-E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EFCBA7B" w14:textId="54E24208" w:rsidR="004409A6" w:rsidRPr="006B4C93" w:rsidRDefault="004409A6" w:rsidP="004409A6">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14:paraId="308AD6C7" w14:textId="77777777" w:rsidR="004409A6" w:rsidRPr="006B4C93" w:rsidRDefault="004409A6" w:rsidP="004409A6">
            <w:pPr>
              <w:widowControl/>
              <w:autoSpaceDE/>
              <w:autoSpaceDN/>
              <w:rPr>
                <w:rFonts w:eastAsia="Times New Roman"/>
                <w:lang w:eastAsia="es-ES"/>
              </w:rPr>
            </w:pPr>
            <w:r w:rsidRPr="33872E51">
              <w:rPr>
                <w:rFonts w:eastAsia="Times New Roman"/>
                <w:b/>
              </w:rPr>
              <w:t>Vida:</w:t>
            </w:r>
            <w:r w:rsidRPr="33872E51">
              <w:rPr>
                <w:rFonts w:eastAsia="Times New Roman"/>
              </w:rPr>
              <w:t xml:space="preserve"> 1 Golpe.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E5ED1" w14:textId="77777777" w:rsidR="004409A6" w:rsidRPr="006B4C93" w:rsidRDefault="004409A6" w:rsidP="004409A6">
            <w:pPr>
              <w:widowControl/>
              <w:autoSpaceDE/>
              <w:autoSpaceDN/>
              <w:rPr>
                <w:rFonts w:eastAsia="Times New Roman"/>
                <w:lang w:eastAsia="es-ES"/>
              </w:rPr>
            </w:pPr>
            <w:r w:rsidRPr="33872E51">
              <w:rPr>
                <w:rFonts w:eastAsia="Times New Roman"/>
                <w:b/>
              </w:rPr>
              <w:t>Intangible:</w:t>
            </w:r>
            <w:r w:rsidRPr="33872E51">
              <w:rPr>
                <w:rFonts w:eastAsia="Times New Roman"/>
              </w:rPr>
              <w:t xml:space="preserve"> Atraviesa terreno y plataformas.</w:t>
            </w:r>
          </w:p>
        </w:tc>
      </w:tr>
      <w:tr w:rsidR="00C15472" w:rsidRPr="004409A6" w14:paraId="4269D8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268615" w14:textId="77777777" w:rsidR="004409A6" w:rsidRPr="006B4C93" w:rsidRDefault="004409A6" w:rsidP="004409A6">
            <w:pPr>
              <w:widowControl/>
              <w:autoSpaceDE/>
              <w:autoSpaceDN/>
              <w:rPr>
                <w:rFonts w:eastAsia="Times New Roman"/>
                <w:lang w:eastAsia="es-ES"/>
              </w:rPr>
            </w:pPr>
            <w:r w:rsidRPr="33872E51">
              <w:rPr>
                <w:rFonts w:eastAsia="Times New Roman"/>
                <w:b/>
              </w:rPr>
              <w:t>Corredor de Magma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28FA5" w14:textId="737D84D8" w:rsidR="004409A6" w:rsidRPr="006B4C93" w:rsidRDefault="004409A6" w:rsidP="004409A6">
            <w:pPr>
              <w:widowControl/>
              <w:autoSpaceDE/>
              <w:autoSpaceDN/>
              <w:rPr>
                <w:rFonts w:eastAsia="Times New Roman"/>
                <w:lang w:eastAsia="es-ES"/>
              </w:rPr>
            </w:pPr>
            <w:r w:rsidRPr="33872E51">
              <w:rPr>
                <w:rFonts w:eastAsia="Times New Roman"/>
              </w:rPr>
              <w:t>Rápido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D99BE" w14:textId="77777777" w:rsidR="004409A6" w:rsidRPr="006B4C93" w:rsidRDefault="004409A6" w:rsidP="004409A6">
            <w:pPr>
              <w:widowControl/>
              <w:autoSpaceDE/>
              <w:autoSpaceDN/>
              <w:rPr>
                <w:rFonts w:eastAsia="Times New Roman"/>
                <w:lang w:eastAsia="es-ES"/>
              </w:rPr>
            </w:pPr>
            <w:r w:rsidRPr="33872E51">
              <w:rPr>
                <w:rFonts w:eastAsia="Times New Roman"/>
                <w:b/>
              </w:rPr>
              <w:t>Aceleración.</w:t>
            </w:r>
            <w:r w:rsidRPr="33872E51">
              <w:rPr>
                <w:rFonts w:eastAsia="Times New Roman"/>
              </w:rPr>
              <w:t xml:space="preserve"> </w:t>
            </w:r>
          </w:p>
          <w:p w14:paraId="68CF3240" w14:textId="77777777" w:rsidR="004409A6" w:rsidRPr="006B4C93" w:rsidRDefault="004409A6" w:rsidP="004409A6">
            <w:pPr>
              <w:widowControl/>
              <w:autoSpaceDE/>
              <w:autoSpaceDN/>
              <w:rPr>
                <w:rFonts w:eastAsia="Times New Roman"/>
                <w:lang w:eastAsia="es-ES"/>
              </w:rPr>
            </w:pPr>
            <w:r w:rsidRPr="33872E51">
              <w:rPr>
                <w:rFonts w:eastAsia="Times New Roman"/>
              </w:rPr>
              <w:t>Corre directo al jugador.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F614F" w14:textId="660B0A8F" w:rsidR="004409A6" w:rsidRPr="006B4C93" w:rsidRDefault="004409A6" w:rsidP="004409A6">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14:paraId="23E4F808" w14:textId="3ACBB586" w:rsidR="004409A6" w:rsidRPr="006B4C93" w:rsidRDefault="004409A6" w:rsidP="004409A6">
            <w:pPr>
              <w:widowControl/>
              <w:autoSpaceDE/>
              <w:autoSpaceDN/>
              <w:rPr>
                <w:rFonts w:eastAsia="Times New Roman"/>
                <w:lang w:eastAsia="es-ES"/>
              </w:rPr>
            </w:pPr>
            <w:r w:rsidRPr="33872E51">
              <w:rPr>
                <w:rFonts w:eastAsia="Times New Roman"/>
                <w:b/>
              </w:rPr>
              <w:t>Vida:</w:t>
            </w:r>
            <w:r w:rsidRPr="33872E51">
              <w:rPr>
                <w:rFonts w:eastAsia="Times New Roman"/>
              </w:rPr>
              <w:t xml:space="preserve"> 2 Golpes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C06B4" w14:textId="77777777" w:rsidR="004409A6" w:rsidRPr="006B4C93" w:rsidRDefault="004409A6" w:rsidP="004409A6">
            <w:pPr>
              <w:widowControl/>
              <w:autoSpaceDE/>
              <w:autoSpaceDN/>
              <w:rPr>
                <w:rFonts w:eastAsia="Times New Roman"/>
                <w:lang w:eastAsia="es-ES"/>
              </w:rPr>
            </w:pPr>
            <w:r w:rsidRPr="33872E51">
              <w:rPr>
                <w:rFonts w:eastAsia="Times New Roman"/>
                <w:b/>
              </w:rPr>
              <w:t>Velocidad:</w:t>
            </w:r>
            <w:r w:rsidRPr="33872E51">
              <w:rPr>
                <w:rFonts w:eastAsia="Times New Roman"/>
              </w:rPr>
              <w:t xml:space="preserve"> Requiere reflejos rápidos o ataque a distancia.</w:t>
            </w:r>
          </w:p>
        </w:tc>
      </w:tr>
      <w:tr w:rsidR="00C15472" w:rsidRPr="004409A6" w14:paraId="1100D2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B38BAE" w14:textId="65D2FCF5" w:rsidR="004409A6" w:rsidRPr="006B4C93" w:rsidRDefault="00DB0E6D" w:rsidP="004409A6">
            <w:pPr>
              <w:widowControl/>
              <w:autoSpaceDE/>
              <w:autoSpaceDN/>
              <w:rPr>
                <w:rFonts w:eastAsia="Times New Roman"/>
                <w:lang w:eastAsia="es-ES"/>
              </w:rPr>
            </w:pPr>
            <w:r w:rsidRPr="007E14FB">
              <w:rPr>
                <w:b/>
                <w:bCs/>
              </w:rPr>
              <w:t>Núcleo Inestable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28A06" w14:textId="5BBFF307" w:rsidR="004409A6" w:rsidRPr="006B4C93" w:rsidRDefault="00DB0E6D" w:rsidP="004409A6">
            <w:pPr>
              <w:widowControl/>
              <w:autoSpaceDE/>
              <w:autoSpaceDN/>
              <w:rPr>
                <w:rFonts w:eastAsia="Times New Roman"/>
                <w:lang w:eastAsia="es-ES"/>
              </w:rPr>
            </w:pPr>
            <w:r w:rsidRPr="00DB0E6D">
              <w:t>Resistente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2EAFC" w14:textId="3824BE1A" w:rsidR="004409A6" w:rsidRPr="006B4C93" w:rsidRDefault="004409A6" w:rsidP="004409A6">
            <w:pPr>
              <w:widowControl/>
              <w:autoSpaceDE/>
              <w:autoSpaceDN/>
              <w:rPr>
                <w:rFonts w:eastAsia="Times New Roman"/>
                <w:lang w:eastAsia="es-ES"/>
              </w:rPr>
            </w:pPr>
            <w:r w:rsidRPr="33872E51">
              <w:rPr>
                <w:rFonts w:eastAsia="Times New Roman"/>
                <w:b/>
              </w:rPr>
              <w:t>Rodadura Lenta.</w:t>
            </w:r>
            <w:r w:rsidRPr="33872E51">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DFEDE" w14:textId="5DDA986A" w:rsidR="004409A6" w:rsidRPr="006B4C93" w:rsidRDefault="004409A6" w:rsidP="004409A6">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14:paraId="0A776CA9" w14:textId="1574877B" w:rsidR="004409A6" w:rsidRPr="006B4C93" w:rsidRDefault="00446C5A" w:rsidP="004409A6">
            <w:pPr>
              <w:widowControl/>
              <w:autoSpaceDE/>
              <w:autoSpaceDN/>
              <w:rPr>
                <w:rFonts w:eastAsia="Times New Roman"/>
                <w:lang w:eastAsia="es-ES"/>
              </w:rPr>
            </w:pPr>
            <w:r w:rsidRPr="33872E51">
              <w:rPr>
                <w:rFonts w:eastAsia="Times New Roman"/>
                <w:b/>
              </w:rPr>
              <w:t>Vida:</w:t>
            </w:r>
            <w:r w:rsidRPr="33872E51">
              <w:rPr>
                <w:rFonts w:eastAsia="Times New Roman"/>
              </w:rPr>
              <w:t xml:space="preserve"> </w:t>
            </w:r>
            <w:r w:rsidR="005726A5" w:rsidRPr="33872E51">
              <w:rPr>
                <w:rFonts w:eastAsia="Times New Roman"/>
              </w:rPr>
              <w:t>2 Golpes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032FD" w14:textId="7151AEAC" w:rsidR="004409A6" w:rsidRPr="006B4C93" w:rsidRDefault="00924BD1" w:rsidP="004409A6">
            <w:pPr>
              <w:widowControl/>
              <w:autoSpaceDE/>
              <w:autoSpaceDN/>
              <w:rPr>
                <w:rFonts w:eastAsia="Times New Roman"/>
                <w:lang w:eastAsia="es-ES"/>
              </w:rPr>
            </w:pPr>
            <w:r w:rsidRPr="33872E51">
              <w:rPr>
                <w:rFonts w:eastAsia="Times New Roman"/>
                <w:b/>
              </w:rPr>
              <w:t>Recuperación</w:t>
            </w:r>
            <w:r w:rsidR="00446C5A" w:rsidRPr="33872E51">
              <w:rPr>
                <w:rFonts w:eastAsia="Times New Roman"/>
                <w:b/>
              </w:rPr>
              <w:t>:</w:t>
            </w:r>
            <w:r w:rsidR="00446C5A" w:rsidRPr="33872E51">
              <w:rPr>
                <w:rFonts w:eastAsia="Times New Roman"/>
              </w:rPr>
              <w:t xml:space="preserve"> </w:t>
            </w:r>
            <w:r w:rsidR="00140492" w:rsidRPr="33872E51">
              <w:rPr>
                <w:rFonts w:eastAsia="Times New Roman"/>
              </w:rPr>
              <w:t xml:space="preserve">Es capaz de </w:t>
            </w:r>
            <w:r w:rsidR="00690DD7" w:rsidRPr="33872E51">
              <w:rPr>
                <w:rFonts w:eastAsia="Times New Roman"/>
              </w:rPr>
              <w:t>restaurarse una vez el jugador haya acabado con él.</w:t>
            </w:r>
          </w:p>
        </w:tc>
      </w:tr>
      <w:tr w:rsidR="00C15472" w:rsidRPr="004409A6" w14:paraId="58F0D5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90024" w14:textId="77777777" w:rsidR="004409A6" w:rsidRPr="006B4C93" w:rsidRDefault="004409A6" w:rsidP="004409A6">
            <w:pPr>
              <w:widowControl/>
              <w:autoSpaceDE/>
              <w:autoSpaceDN/>
              <w:rPr>
                <w:rFonts w:eastAsia="Times New Roman"/>
                <w:lang w:eastAsia="es-ES"/>
              </w:rPr>
            </w:pPr>
            <w:r w:rsidRPr="33872E51">
              <w:rPr>
                <w:rFonts w:eastAsia="Times New Roman"/>
                <w:b/>
              </w:rPr>
              <w:t>Kamikaze Eléctrico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756F9" w14:textId="305787E9" w:rsidR="004409A6" w:rsidRPr="006B4C93" w:rsidRDefault="004409A6" w:rsidP="004409A6">
            <w:pPr>
              <w:widowControl/>
              <w:autoSpaceDE/>
              <w:autoSpaceDN/>
              <w:rPr>
                <w:rFonts w:eastAsia="Times New Roman"/>
                <w:lang w:eastAsia="es-ES"/>
              </w:rPr>
            </w:pPr>
            <w:r w:rsidRPr="33872E51">
              <w:rPr>
                <w:rFonts w:eastAsia="Times New Roman"/>
              </w:rPr>
              <w:t>Volador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C8D66" w14:textId="0CBADF10" w:rsidR="004409A6" w:rsidRPr="006B4C93" w:rsidRDefault="004409A6" w:rsidP="004409A6">
            <w:pPr>
              <w:widowControl/>
              <w:autoSpaceDE/>
              <w:autoSpaceDN/>
              <w:rPr>
                <w:rFonts w:eastAsia="Times New Roman"/>
                <w:lang w:eastAsia="es-ES"/>
              </w:rPr>
            </w:pPr>
            <w:r w:rsidRPr="33872E51">
              <w:rPr>
                <w:rFonts w:eastAsia="Times New Roman"/>
                <w:b/>
              </w:rPr>
              <w:t>Seguimiento</w:t>
            </w:r>
            <w:r>
              <w:br/>
            </w:r>
          </w:p>
        </w:tc>
        <w:tc>
          <w:tcPr>
            <w:tcW w:w="0" w:type="auto"/>
            <w:tcBorders>
              <w:top w:val="single" w:sz="6" w:space="0" w:color="auto"/>
              <w:left w:val="single" w:sz="6" w:space="0" w:color="auto"/>
              <w:bottom w:val="single" w:sz="6" w:space="0" w:color="auto"/>
              <w:right w:val="single" w:sz="6" w:space="0" w:color="auto"/>
            </w:tcBorders>
            <w:vAlign w:val="center"/>
            <w:hideMark/>
          </w:tcPr>
          <w:p w14:paraId="23770047" w14:textId="36F638B2" w:rsidR="004409A6" w:rsidRPr="006B4C93" w:rsidRDefault="004409A6" w:rsidP="004409A6">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14:paraId="27527A90" w14:textId="77777777" w:rsidR="004409A6" w:rsidRPr="006B4C93" w:rsidRDefault="004409A6" w:rsidP="004409A6">
            <w:pPr>
              <w:widowControl/>
              <w:autoSpaceDE/>
              <w:autoSpaceDN/>
              <w:rPr>
                <w:rFonts w:eastAsia="Times New Roman"/>
                <w:lang w:eastAsia="es-ES"/>
              </w:rPr>
            </w:pPr>
            <w:r w:rsidRPr="33872E51">
              <w:rPr>
                <w:rFonts w:eastAsia="Times New Roman"/>
                <w:b/>
              </w:rPr>
              <w:t>Vida:</w:t>
            </w:r>
            <w:r w:rsidRPr="33872E51">
              <w:rPr>
                <w:rFonts w:eastAsia="Times New Roman"/>
              </w:rPr>
              <w:t xml:space="preserve"> 1 Golpe.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4A6D4" w14:textId="77777777" w:rsidR="004409A6" w:rsidRPr="006B4C93" w:rsidRDefault="004409A6" w:rsidP="004409A6">
            <w:pPr>
              <w:widowControl/>
              <w:autoSpaceDE/>
              <w:autoSpaceDN/>
              <w:rPr>
                <w:rFonts w:eastAsia="Times New Roman"/>
                <w:lang w:eastAsia="es-ES"/>
              </w:rPr>
            </w:pPr>
            <w:r w:rsidRPr="33872E51">
              <w:rPr>
                <w:rFonts w:eastAsia="Times New Roman"/>
                <w:b/>
              </w:rPr>
              <w:t>Inestable:</w:t>
            </w:r>
            <w:r w:rsidRPr="33872E51">
              <w:rPr>
                <w:rFonts w:eastAsia="Times New Roman"/>
              </w:rPr>
              <w:t xml:space="preserve"> Explota al morir o al tocar al jugador. Requiere atacar con </w:t>
            </w:r>
            <w:r w:rsidRPr="33872E51">
              <w:rPr>
                <w:rFonts w:eastAsia="Times New Roman"/>
                <w:b/>
              </w:rPr>
              <w:t>Escudo</w:t>
            </w:r>
            <w:r w:rsidRPr="33872E51">
              <w:rPr>
                <w:rFonts w:eastAsia="Times New Roman"/>
              </w:rPr>
              <w:t xml:space="preserve"> o desde lejos.</w:t>
            </w:r>
          </w:p>
        </w:tc>
      </w:tr>
      <w:tr w:rsidR="00C15472" w:rsidRPr="004409A6" w14:paraId="591B9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3D6774" w14:textId="3531596B" w:rsidR="004409A6" w:rsidRPr="006B4C93" w:rsidRDefault="00C766BB" w:rsidP="004409A6">
            <w:pPr>
              <w:widowControl/>
              <w:autoSpaceDE/>
              <w:autoSpaceDN/>
              <w:rPr>
                <w:rFonts w:eastAsia="Times New Roman"/>
                <w:lang w:eastAsia="es-ES"/>
              </w:rPr>
            </w:pPr>
            <w:r w:rsidRPr="33872E51">
              <w:rPr>
                <w:rFonts w:eastAsia="Times New Roman"/>
                <w:b/>
              </w:rPr>
              <w:t xml:space="preserve">Centinela </w:t>
            </w:r>
            <w:r w:rsidR="00A25E4A" w:rsidRPr="33872E51">
              <w:rPr>
                <w:rFonts w:eastAsia="Times New Roman"/>
                <w:b/>
              </w:rPr>
              <w:t>de Marfil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68FD4" w14:textId="54E58889" w:rsidR="004409A6" w:rsidRPr="006B4C93" w:rsidRDefault="004409A6" w:rsidP="004409A6">
            <w:pPr>
              <w:widowControl/>
              <w:autoSpaceDE/>
              <w:autoSpaceDN/>
              <w:rPr>
                <w:rFonts w:eastAsia="Times New Roman"/>
                <w:lang w:eastAsia="es-ES"/>
              </w:rPr>
            </w:pPr>
            <w:r w:rsidRPr="33872E51">
              <w:rPr>
                <w:rFonts w:eastAsia="Times New Roman"/>
              </w:rPr>
              <w:t>Defensivo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01D49" w14:textId="73F2BD61" w:rsidR="004409A6" w:rsidRPr="006B4C93" w:rsidRDefault="004409A6" w:rsidP="004409A6">
            <w:pPr>
              <w:widowControl/>
              <w:autoSpaceDE/>
              <w:autoSpaceDN/>
              <w:rPr>
                <w:rFonts w:eastAsia="Times New Roman"/>
                <w:lang w:eastAsia="es-ES"/>
              </w:rPr>
            </w:pPr>
            <w:r w:rsidRPr="33872E51">
              <w:rPr>
                <w:rFonts w:eastAsia="Times New Roman"/>
                <w:b/>
              </w:rPr>
              <w:t>Muro Móvil.</w:t>
            </w:r>
            <w:r w:rsidRPr="33872E51">
              <w:rPr>
                <w:rFonts w:eastAsia="Times New Roma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79BC2" w14:textId="38B26D5F" w:rsidR="004409A6" w:rsidRPr="006B4C93" w:rsidRDefault="004409A6" w:rsidP="004409A6">
            <w:pPr>
              <w:widowControl/>
              <w:autoSpaceDE/>
              <w:autoSpaceDN/>
              <w:rPr>
                <w:rFonts w:eastAsia="Times New Roman"/>
                <w:lang w:eastAsia="es-ES"/>
              </w:rPr>
            </w:pPr>
            <w:r w:rsidRPr="33872E51">
              <w:rPr>
                <w:rFonts w:eastAsia="Times New Roman"/>
                <w:b/>
              </w:rPr>
              <w:t>Daño:</w:t>
            </w:r>
            <w:r w:rsidRPr="33872E51">
              <w:rPr>
                <w:rFonts w:eastAsia="Times New Roman"/>
              </w:rPr>
              <w:t xml:space="preserve"> 1 HP. </w:t>
            </w:r>
          </w:p>
          <w:p w14:paraId="17EF30C1" w14:textId="77777777" w:rsidR="004409A6" w:rsidRPr="006B4C93" w:rsidRDefault="004409A6" w:rsidP="004409A6">
            <w:pPr>
              <w:widowControl/>
              <w:autoSpaceDE/>
              <w:autoSpaceDN/>
              <w:rPr>
                <w:rFonts w:eastAsia="Times New Roman"/>
                <w:lang w:eastAsia="es-ES"/>
              </w:rPr>
            </w:pPr>
            <w:r w:rsidRPr="33872E51">
              <w:rPr>
                <w:rFonts w:eastAsia="Times New Roman"/>
                <w:b/>
              </w:rPr>
              <w:t>Vida:</w:t>
            </w:r>
            <w:r w:rsidRPr="33872E51">
              <w:rPr>
                <w:rFonts w:eastAsia="Times New Roman"/>
              </w:rPr>
              <w:t xml:space="preserve"> 1 Golpe (por detrás).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E1655" w14:textId="77777777" w:rsidR="004409A6" w:rsidRPr="006B4C93" w:rsidRDefault="004409A6" w:rsidP="004409A6">
            <w:pPr>
              <w:widowControl/>
              <w:autoSpaceDE/>
              <w:autoSpaceDN/>
              <w:rPr>
                <w:rFonts w:eastAsia="Times New Roman"/>
                <w:lang w:eastAsia="es-ES"/>
              </w:rPr>
            </w:pPr>
            <w:r w:rsidRPr="33872E51">
              <w:rPr>
                <w:rFonts w:eastAsia="Times New Roman"/>
                <w:b/>
              </w:rPr>
              <w:t>Direccional:</w:t>
            </w:r>
            <w:r w:rsidRPr="33872E51">
              <w:rPr>
                <w:rFonts w:eastAsia="Times New Roman"/>
              </w:rPr>
              <w:t xml:space="preserve"> Invulnerable por delante. </w:t>
            </w:r>
            <w:r w:rsidRPr="33872E51">
              <w:rPr>
                <w:rFonts w:eastAsia="Times New Roman"/>
                <w:b/>
              </w:rPr>
              <w:t>Debilidad:</w:t>
            </w:r>
            <w:r w:rsidRPr="33872E51">
              <w:rPr>
                <w:rFonts w:eastAsia="Times New Roman"/>
              </w:rPr>
              <w:t xml:space="preserve"> Saltar y atacar por la espalda (Backstab).</w:t>
            </w:r>
          </w:p>
        </w:tc>
      </w:tr>
      <w:tr w:rsidR="00C15472" w:rsidRPr="004409A6" w14:paraId="3E5CF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59A7F7A" w14:textId="7AB934AA" w:rsidR="00806342" w:rsidRPr="004409A6" w:rsidRDefault="00FA4073" w:rsidP="004409A6">
            <w:pPr>
              <w:widowControl/>
              <w:autoSpaceDE/>
              <w:autoSpaceDN/>
              <w:rPr>
                <w:rFonts w:eastAsia="Times New Roman"/>
                <w:b/>
                <w:lang w:eastAsia="es-ES"/>
              </w:rPr>
            </w:pPr>
            <w:r w:rsidRPr="00FA4073">
              <w:rPr>
                <w:b/>
                <w:bCs/>
              </w:rPr>
              <w:t xml:space="preserve">Inquisidor </w:t>
            </w:r>
            <w:r w:rsidR="00B329D2">
              <w:rPr>
                <w:b/>
                <w:bCs/>
              </w:rPr>
              <w:t>Tenebroso</w:t>
            </w:r>
          </w:p>
        </w:tc>
        <w:tc>
          <w:tcPr>
            <w:tcW w:w="0" w:type="auto"/>
            <w:tcBorders>
              <w:top w:val="single" w:sz="6" w:space="0" w:color="auto"/>
              <w:left w:val="single" w:sz="6" w:space="0" w:color="auto"/>
              <w:bottom w:val="single" w:sz="6" w:space="0" w:color="auto"/>
              <w:right w:val="single" w:sz="6" w:space="0" w:color="auto"/>
            </w:tcBorders>
            <w:vAlign w:val="center"/>
          </w:tcPr>
          <w:p w14:paraId="131924B8" w14:textId="64C832F5" w:rsidR="00806342" w:rsidRPr="004409A6" w:rsidRDefault="00211C54" w:rsidP="004409A6">
            <w:pPr>
              <w:widowControl/>
              <w:autoSpaceDE/>
              <w:autoSpaceDN/>
              <w:rPr>
                <w:rFonts w:eastAsia="Times New Roman"/>
                <w:lang w:eastAsia="es-ES"/>
              </w:rPr>
            </w:pPr>
            <w:r w:rsidRPr="33872E51">
              <w:rPr>
                <w:rFonts w:eastAsia="Times New Roman"/>
              </w:rPr>
              <w:t>Élite</w:t>
            </w:r>
          </w:p>
        </w:tc>
        <w:tc>
          <w:tcPr>
            <w:tcW w:w="0" w:type="auto"/>
            <w:tcBorders>
              <w:top w:val="single" w:sz="6" w:space="0" w:color="auto"/>
              <w:left w:val="single" w:sz="6" w:space="0" w:color="auto"/>
              <w:bottom w:val="single" w:sz="6" w:space="0" w:color="auto"/>
              <w:right w:val="single" w:sz="6" w:space="0" w:color="auto"/>
            </w:tcBorders>
            <w:vAlign w:val="center"/>
          </w:tcPr>
          <w:p w14:paraId="46A25F90" w14:textId="2781F3FD" w:rsidR="00806342" w:rsidRPr="004409A6" w:rsidRDefault="00A60F88" w:rsidP="004409A6">
            <w:pPr>
              <w:widowControl/>
              <w:autoSpaceDE/>
              <w:autoSpaceDN/>
              <w:rPr>
                <w:rFonts w:eastAsia="Times New Roman"/>
                <w:b/>
                <w:lang w:eastAsia="es-ES"/>
              </w:rPr>
            </w:pPr>
            <w:r w:rsidRPr="33872E51">
              <w:rPr>
                <w:rFonts w:eastAsia="Times New Roman"/>
                <w:b/>
              </w:rPr>
              <w:t>Estacionario / Torretas</w:t>
            </w:r>
          </w:p>
        </w:tc>
        <w:tc>
          <w:tcPr>
            <w:tcW w:w="0" w:type="auto"/>
            <w:tcBorders>
              <w:top w:val="single" w:sz="6" w:space="0" w:color="auto"/>
              <w:left w:val="single" w:sz="6" w:space="0" w:color="auto"/>
              <w:bottom w:val="single" w:sz="6" w:space="0" w:color="auto"/>
              <w:right w:val="single" w:sz="6" w:space="0" w:color="auto"/>
            </w:tcBorders>
            <w:vAlign w:val="center"/>
          </w:tcPr>
          <w:p w14:paraId="337996FF" w14:textId="77777777" w:rsidR="00806342" w:rsidRDefault="0071149A" w:rsidP="004409A6">
            <w:pPr>
              <w:widowControl/>
              <w:autoSpaceDE/>
              <w:autoSpaceDN/>
              <w:rPr>
                <w:rFonts w:eastAsia="Times New Roman"/>
                <w:b/>
                <w:lang w:eastAsia="es-ES"/>
              </w:rPr>
            </w:pPr>
            <w:r w:rsidRPr="33872E51">
              <w:rPr>
                <w:rFonts w:eastAsia="Times New Roman"/>
                <w:b/>
              </w:rPr>
              <w:t xml:space="preserve">Daño: </w:t>
            </w:r>
            <w:r w:rsidR="00CE65B4" w:rsidRPr="33872E51">
              <w:rPr>
                <w:rFonts w:eastAsia="Times New Roman"/>
              </w:rPr>
              <w:t>Total</w:t>
            </w:r>
          </w:p>
          <w:p w14:paraId="5E390468" w14:textId="4D921FE7" w:rsidR="00806342" w:rsidRPr="004409A6" w:rsidRDefault="00CE65B4" w:rsidP="004409A6">
            <w:pPr>
              <w:widowControl/>
              <w:autoSpaceDE/>
              <w:autoSpaceDN/>
              <w:rPr>
                <w:rFonts w:eastAsia="Times New Roman"/>
                <w:b/>
                <w:lang w:eastAsia="es-ES"/>
              </w:rPr>
            </w:pPr>
            <w:r w:rsidRPr="33872E51">
              <w:rPr>
                <w:rFonts w:eastAsia="Times New Roman"/>
                <w:b/>
              </w:rPr>
              <w:t xml:space="preserve">Vida: </w:t>
            </w:r>
            <w:r w:rsidR="003962A0" w:rsidRPr="33872E51">
              <w:rPr>
                <w:rFonts w:eastAsia="Times New Roman"/>
              </w:rPr>
              <w:t>2</w:t>
            </w:r>
            <w:r w:rsidR="00882120" w:rsidRPr="33872E51">
              <w:rPr>
                <w:rFonts w:eastAsia="Times New Roman"/>
              </w:rPr>
              <w:t xml:space="preserve"> golpes (</w:t>
            </w:r>
            <w:r w:rsidR="00F810B0" w:rsidRPr="33872E51">
              <w:rPr>
                <w:rFonts w:eastAsia="Times New Roman"/>
              </w:rPr>
              <w:t>r</w:t>
            </w:r>
            <w:r w:rsidR="00882120" w:rsidRPr="33872E51">
              <w:rPr>
                <w:rFonts w:eastAsia="Times New Roman"/>
              </w:rPr>
              <w:t>e</w:t>
            </w:r>
            <w:r w:rsidR="00710E6D" w:rsidRPr="33872E51">
              <w:rPr>
                <w:rFonts w:eastAsia="Times New Roman"/>
              </w:rPr>
              <w:t>f</w:t>
            </w:r>
            <w:r w:rsidR="00F810B0" w:rsidRPr="33872E51">
              <w:rPr>
                <w:rFonts w:eastAsia="Times New Roman"/>
              </w:rPr>
              <w:t>lejo)</w:t>
            </w:r>
          </w:p>
        </w:tc>
        <w:tc>
          <w:tcPr>
            <w:tcW w:w="0" w:type="auto"/>
            <w:tcBorders>
              <w:top w:val="single" w:sz="6" w:space="0" w:color="auto"/>
              <w:left w:val="single" w:sz="6" w:space="0" w:color="auto"/>
              <w:bottom w:val="single" w:sz="6" w:space="0" w:color="auto"/>
              <w:right w:val="single" w:sz="6" w:space="0" w:color="auto"/>
            </w:tcBorders>
            <w:vAlign w:val="center"/>
          </w:tcPr>
          <w:p w14:paraId="4C6AF59A" w14:textId="22858B72" w:rsidR="00806342" w:rsidRPr="004409A6" w:rsidRDefault="00710E6D" w:rsidP="004409A6">
            <w:pPr>
              <w:widowControl/>
              <w:autoSpaceDE/>
              <w:autoSpaceDN/>
              <w:rPr>
                <w:rFonts w:eastAsia="Times New Roman"/>
                <w:b/>
                <w:lang w:eastAsia="es-ES"/>
              </w:rPr>
            </w:pPr>
            <w:r w:rsidRPr="33872E51">
              <w:rPr>
                <w:rFonts w:eastAsia="Times New Roman"/>
                <w:b/>
              </w:rPr>
              <w:t>Invulnerab</w:t>
            </w:r>
            <w:r w:rsidR="00554938" w:rsidRPr="33872E51">
              <w:rPr>
                <w:rFonts w:eastAsia="Times New Roman"/>
                <w:b/>
              </w:rPr>
              <w:t xml:space="preserve">ilidad: </w:t>
            </w:r>
            <w:r w:rsidR="00554938" w:rsidRPr="33872E51">
              <w:rPr>
                <w:rFonts w:eastAsia="Times New Roman"/>
              </w:rPr>
              <w:t xml:space="preserve">Solo puede recibir daño que </w:t>
            </w:r>
            <w:r w:rsidR="00AB4D04" w:rsidRPr="33872E51">
              <w:rPr>
                <w:rFonts w:eastAsia="Times New Roman"/>
              </w:rPr>
              <w:t>e</w:t>
            </w:r>
            <w:r w:rsidR="00554938" w:rsidRPr="33872E51">
              <w:rPr>
                <w:rFonts w:eastAsia="Times New Roman"/>
              </w:rPr>
              <w:t>s reflejado con el escudo</w:t>
            </w:r>
          </w:p>
        </w:tc>
      </w:tr>
    </w:tbl>
    <w:p w14:paraId="4886BD55" w14:textId="77777777" w:rsidR="00B9202B" w:rsidRDefault="00B9202B" w:rsidP="00846619">
      <w:pPr>
        <w:pStyle w:val="Heading1"/>
        <w:rPr>
          <w:w w:val="80"/>
        </w:rPr>
      </w:pPr>
    </w:p>
    <w:p w14:paraId="1EF184CA" w14:textId="5659A7C9" w:rsidR="00EF5327" w:rsidRPr="00B9202B" w:rsidRDefault="00B9202B" w:rsidP="00846619">
      <w:pPr>
        <w:pStyle w:val="Heading1"/>
      </w:pPr>
      <w:bookmarkStart w:id="111" w:name="_Toc221381899"/>
      <w:r w:rsidRPr="00B9202B">
        <w:rPr>
          <w:w w:val="80"/>
        </w:rPr>
        <w:t>JEFES</w:t>
      </w:r>
      <w:bookmarkEnd w:id="111"/>
    </w:p>
    <w:p w14:paraId="6B1C0E62" w14:textId="77777777" w:rsidR="009A1C1A" w:rsidRDefault="009A1C1A" w:rsidP="00203687">
      <w:pPr>
        <w:tabs>
          <w:tab w:val="left" w:pos="1288"/>
        </w:tabs>
        <w:spacing w:line="276" w:lineRule="auto"/>
        <w:jc w:val="both"/>
        <w:rPr>
          <w:b/>
        </w:rPr>
      </w:pPr>
    </w:p>
    <w:p w14:paraId="453C8C29" w14:textId="6AB5C0E1" w:rsidR="004B2D40" w:rsidRDefault="00B9202B" w:rsidP="00203687">
      <w:pPr>
        <w:tabs>
          <w:tab w:val="left" w:pos="1288"/>
        </w:tabs>
        <w:spacing w:line="276" w:lineRule="auto"/>
        <w:jc w:val="both"/>
        <w:rPr>
          <w:b/>
        </w:rPr>
      </w:pPr>
      <w:r w:rsidRPr="33872E51">
        <w:rPr>
          <w:b/>
        </w:rPr>
        <w:t>El Guardián de Hielo</w:t>
      </w:r>
    </w:p>
    <w:p w14:paraId="25F66A51" w14:textId="3AE115BA" w:rsidR="00390C43" w:rsidRPr="00390C43" w:rsidRDefault="004B2D40" w:rsidP="00203687">
      <w:pPr>
        <w:numPr>
          <w:ilvl w:val="0"/>
          <w:numId w:val="59"/>
        </w:numPr>
        <w:spacing w:before="130" w:line="276" w:lineRule="auto"/>
        <w:jc w:val="both"/>
      </w:pPr>
      <w:r w:rsidRPr="33872E51">
        <w:rPr>
          <w:b/>
        </w:rPr>
        <w:t>Ubicación:</w:t>
      </w:r>
      <w:r>
        <w:t xml:space="preserve"> Campos de Zafiro</w:t>
      </w:r>
      <w:r w:rsidR="001B61A4">
        <w:t>.</w:t>
      </w:r>
    </w:p>
    <w:p w14:paraId="0DCA9DCE" w14:textId="680B473A" w:rsidR="000A2A60" w:rsidRDefault="004B2D40" w:rsidP="00203687">
      <w:pPr>
        <w:numPr>
          <w:ilvl w:val="0"/>
          <w:numId w:val="59"/>
        </w:numPr>
        <w:spacing w:before="130" w:line="276" w:lineRule="auto"/>
        <w:jc w:val="both"/>
      </w:pPr>
      <w:r w:rsidRPr="33872E51">
        <w:rPr>
          <w:b/>
        </w:rPr>
        <w:t>Cristal protegido:</w:t>
      </w:r>
      <w:r>
        <w:t xml:space="preserve"> Celeste (Velocidad)</w:t>
      </w:r>
      <w:r w:rsidR="001B61A4">
        <w:t>.</w:t>
      </w:r>
    </w:p>
    <w:p w14:paraId="72B79C29" w14:textId="5D93486D" w:rsidR="000A2A60" w:rsidRPr="009F6449" w:rsidRDefault="000A2A60" w:rsidP="00203687">
      <w:pPr>
        <w:numPr>
          <w:ilvl w:val="0"/>
          <w:numId w:val="59"/>
        </w:numPr>
        <w:spacing w:before="130" w:line="276" w:lineRule="auto"/>
        <w:jc w:val="both"/>
        <w:rPr>
          <w:b/>
        </w:rPr>
      </w:pPr>
      <w:r w:rsidRPr="33872E51">
        <w:rPr>
          <w:b/>
        </w:rPr>
        <w:t>Descripción</w:t>
      </w:r>
      <w:r w:rsidR="00587FA4" w:rsidRPr="33872E51">
        <w:rPr>
          <w:b/>
        </w:rPr>
        <w:t xml:space="preserve">: </w:t>
      </w:r>
      <w:r w:rsidR="00587FA4">
        <w:t xml:space="preserve"> Entidad etérea compuesta de hielo translúcido y energía celeste. </w:t>
      </w:r>
      <w:r w:rsidR="005F38A2">
        <w:t xml:space="preserve">Es capaz de flotar. </w:t>
      </w:r>
      <w:r w:rsidR="00587FA4">
        <w:t>Su núcleo brilla con un tono azul intenso, indicando el poder que custodia.</w:t>
      </w:r>
    </w:p>
    <w:p w14:paraId="27FF497D" w14:textId="1ABA316B" w:rsidR="009F6449" w:rsidRPr="009F6449" w:rsidRDefault="009F6449" w:rsidP="00203687">
      <w:pPr>
        <w:numPr>
          <w:ilvl w:val="0"/>
          <w:numId w:val="59"/>
        </w:numPr>
        <w:spacing w:before="130" w:line="276" w:lineRule="auto"/>
        <w:jc w:val="both"/>
        <w:rPr>
          <w:b/>
        </w:rPr>
      </w:pPr>
      <w:r w:rsidRPr="33872E51">
        <w:rPr>
          <w:b/>
        </w:rPr>
        <w:t xml:space="preserve">Inspiración visual: </w:t>
      </w:r>
      <w:r w:rsidR="00322F68">
        <w:t>Espíritu</w:t>
      </w:r>
      <w:r>
        <w:t xml:space="preserve"> de la </w:t>
      </w:r>
      <w:r w:rsidR="00F95968">
        <w:t xml:space="preserve">supertécnica </w:t>
      </w:r>
      <w:r>
        <w:t>“Mano Mágica”</w:t>
      </w:r>
      <w:r w:rsidR="00322F68">
        <w:t>, del videojuego “Inazuma Eleven”</w:t>
      </w:r>
      <w:r w:rsidR="00752DD9">
        <w:t>, con color distinto. Se le añadirán detalles de hielo y una apariencia más semejante a un genio.</w:t>
      </w:r>
    </w:p>
    <w:p w14:paraId="2EEE5828" w14:textId="6F05BDF5" w:rsidR="00A0010A" w:rsidRPr="009F6449" w:rsidRDefault="00A0010A" w:rsidP="00203687">
      <w:pPr>
        <w:numPr>
          <w:ilvl w:val="0"/>
          <w:numId w:val="59"/>
        </w:numPr>
        <w:spacing w:before="130" w:line="276" w:lineRule="auto"/>
        <w:jc w:val="both"/>
        <w:rPr>
          <w:b/>
        </w:rPr>
      </w:pPr>
      <w:r w:rsidRPr="33872E51">
        <w:rPr>
          <w:b/>
        </w:rPr>
        <w:t xml:space="preserve">Punto débil: </w:t>
      </w:r>
      <w:r w:rsidR="00ED2859">
        <w:t>Núcleo central</w:t>
      </w:r>
      <w:r w:rsidR="00E127AF">
        <w:t>.</w:t>
      </w:r>
    </w:p>
    <w:p w14:paraId="75384449" w14:textId="78818A7E" w:rsidR="00B904A1" w:rsidRPr="009F6449" w:rsidRDefault="00B904A1" w:rsidP="00203687">
      <w:pPr>
        <w:numPr>
          <w:ilvl w:val="0"/>
          <w:numId w:val="59"/>
        </w:numPr>
        <w:spacing w:before="130" w:line="276" w:lineRule="auto"/>
        <w:jc w:val="both"/>
        <w:rPr>
          <w:b/>
        </w:rPr>
      </w:pPr>
      <w:r w:rsidRPr="33872E51">
        <w:rPr>
          <w:b/>
        </w:rPr>
        <w:t>Interacción con el jugador:</w:t>
      </w:r>
      <w:r w:rsidR="00E127AF" w:rsidRPr="33872E51">
        <w:rPr>
          <w:b/>
        </w:rPr>
        <w:t xml:space="preserve"> </w:t>
      </w:r>
      <w:r w:rsidR="00E127AF">
        <w:t>Daña al jugador al colisionar directamente. El jugador debe atacar el núcleo para poder dañarlo.</w:t>
      </w:r>
    </w:p>
    <w:p w14:paraId="6246E26B" w14:textId="77777777" w:rsidR="00673F7D" w:rsidRPr="00E778B2" w:rsidRDefault="00673F7D" w:rsidP="00203687">
      <w:pPr>
        <w:numPr>
          <w:ilvl w:val="0"/>
          <w:numId w:val="59"/>
        </w:numPr>
        <w:spacing w:before="130" w:line="276" w:lineRule="auto"/>
        <w:jc w:val="both"/>
      </w:pPr>
      <w:r w:rsidRPr="33872E51">
        <w:rPr>
          <w:b/>
        </w:rPr>
        <w:t xml:space="preserve">Patrones de movimiento: </w:t>
      </w:r>
      <w:r w:rsidR="00E778B2">
        <w:t xml:space="preserve">Movimiento flotante errático, desplazamientos rápidos </w:t>
      </w:r>
      <w:r w:rsidR="00E62DE0">
        <w:t>ocasionales</w:t>
      </w:r>
      <w:r w:rsidR="00AD3871">
        <w:t xml:space="preserve"> y pausas tras dichos desplazamientos.</w:t>
      </w:r>
    </w:p>
    <w:p w14:paraId="3AD796D8" w14:textId="77777777" w:rsidR="00F52B98" w:rsidRPr="00F9171C" w:rsidRDefault="00F52B98" w:rsidP="00203687">
      <w:pPr>
        <w:numPr>
          <w:ilvl w:val="0"/>
          <w:numId w:val="59"/>
        </w:numPr>
        <w:spacing w:before="130" w:line="276" w:lineRule="auto"/>
        <w:jc w:val="both"/>
        <w:rPr>
          <w:b/>
        </w:rPr>
      </w:pPr>
      <w:r w:rsidRPr="33872E51">
        <w:rPr>
          <w:b/>
        </w:rPr>
        <w:t xml:space="preserve">Descripción del entorno: </w:t>
      </w:r>
      <w:r w:rsidR="003D2B21" w:rsidRPr="33872E51">
        <w:rPr>
          <w:b/>
        </w:rPr>
        <w:t xml:space="preserve"> </w:t>
      </w:r>
      <w:r w:rsidR="003D2B21">
        <w:t>Plataforma central con pequeñas plataformas laterales</w:t>
      </w:r>
      <w:r w:rsidR="00A15C44">
        <w:t>. Fondo con viento y partículas de hielo.</w:t>
      </w:r>
    </w:p>
    <w:p w14:paraId="6756512E" w14:textId="1B4BA8E8" w:rsidR="00F9171C" w:rsidRDefault="00F9171C" w:rsidP="001A61B0">
      <w:pPr>
        <w:numPr>
          <w:ilvl w:val="0"/>
          <w:numId w:val="59"/>
        </w:numPr>
        <w:spacing w:before="130" w:line="276" w:lineRule="auto"/>
        <w:jc w:val="both"/>
        <w:rPr>
          <w:b/>
        </w:rPr>
      </w:pPr>
      <w:r w:rsidRPr="33872E51">
        <w:rPr>
          <w:b/>
        </w:rPr>
        <w:t xml:space="preserve">Recompensas: </w:t>
      </w:r>
      <w:r>
        <w:t xml:space="preserve">Cristal </w:t>
      </w:r>
      <w:r w:rsidR="00D07E5F">
        <w:t>celeste</w:t>
      </w:r>
      <w:r>
        <w:t xml:space="preserve"> (poder d</w:t>
      </w:r>
      <w:r w:rsidR="006B4C93">
        <w:t>e</w:t>
      </w:r>
      <w:r w:rsidR="00D07E5F">
        <w:t xml:space="preserve"> velocidad</w:t>
      </w:r>
      <w:r w:rsidR="00FA01DB">
        <w:t xml:space="preserve">), </w:t>
      </w:r>
      <w:r w:rsidR="00696E7B">
        <w:t xml:space="preserve">restauración parcial del color </w:t>
      </w:r>
      <w:r w:rsidR="00C528B1">
        <w:t>celeste</w:t>
      </w:r>
      <w:r w:rsidR="00D07E5F">
        <w:t xml:space="preserve"> (los siguientes niveles tendrán algunos detalles azules para mostrar la progresión)</w:t>
      </w:r>
      <w:r w:rsidR="006B4C93">
        <w:t>.</w:t>
      </w:r>
    </w:p>
    <w:p w14:paraId="39A9727F" w14:textId="77777777" w:rsidR="00FA01DB" w:rsidRDefault="00FA01DB" w:rsidP="001A61B0">
      <w:pPr>
        <w:spacing w:before="130"/>
        <w:rPr>
          <w:b/>
          <w:bCs/>
        </w:rPr>
      </w:pPr>
    </w:p>
    <w:p w14:paraId="2D6A76FF" w14:textId="4030EF16" w:rsidR="001A61B0" w:rsidRDefault="001A61B0" w:rsidP="00203687">
      <w:pPr>
        <w:tabs>
          <w:tab w:val="left" w:pos="1288"/>
        </w:tabs>
        <w:spacing w:line="276" w:lineRule="auto"/>
        <w:jc w:val="both"/>
        <w:rPr>
          <w:b/>
        </w:rPr>
      </w:pPr>
      <w:r w:rsidRPr="33872E51">
        <w:rPr>
          <w:b/>
        </w:rPr>
        <w:t xml:space="preserve">El </w:t>
      </w:r>
      <w:r w:rsidR="00F60832" w:rsidRPr="33872E51">
        <w:rPr>
          <w:b/>
        </w:rPr>
        <w:t>Coloso de Ceniza</w:t>
      </w:r>
    </w:p>
    <w:p w14:paraId="6863E0FD" w14:textId="5D2BBC77" w:rsidR="001A61B0" w:rsidRPr="00390C43" w:rsidRDefault="001A61B0" w:rsidP="00203687">
      <w:pPr>
        <w:numPr>
          <w:ilvl w:val="0"/>
          <w:numId w:val="59"/>
        </w:numPr>
        <w:spacing w:before="130" w:line="276" w:lineRule="auto"/>
        <w:jc w:val="both"/>
      </w:pPr>
      <w:r w:rsidRPr="33872E51">
        <w:rPr>
          <w:b/>
        </w:rPr>
        <w:t>Ubicación:</w:t>
      </w:r>
      <w:r>
        <w:t xml:space="preserve"> </w:t>
      </w:r>
      <w:r w:rsidR="00CD5A63">
        <w:t>Montañas Ceniza</w:t>
      </w:r>
      <w:r w:rsidR="001B61A4">
        <w:t>.</w:t>
      </w:r>
    </w:p>
    <w:p w14:paraId="5ABB2745" w14:textId="71EA0C27" w:rsidR="001A61B0" w:rsidRPr="00390C43" w:rsidRDefault="001A61B0" w:rsidP="00203687">
      <w:pPr>
        <w:numPr>
          <w:ilvl w:val="0"/>
          <w:numId w:val="59"/>
        </w:numPr>
        <w:spacing w:before="130" w:line="276" w:lineRule="auto"/>
        <w:jc w:val="both"/>
      </w:pPr>
      <w:r w:rsidRPr="33872E51">
        <w:rPr>
          <w:b/>
        </w:rPr>
        <w:t>Cristal protegido:</w:t>
      </w:r>
      <w:r>
        <w:t xml:space="preserve"> </w:t>
      </w:r>
      <w:r w:rsidR="00494D68">
        <w:t>Rojo (Fuerza)</w:t>
      </w:r>
      <w:r w:rsidR="001B61A4">
        <w:t>.</w:t>
      </w:r>
    </w:p>
    <w:p w14:paraId="58DE6858" w14:textId="165B7FFE" w:rsidR="001A61B0" w:rsidRPr="009F6449" w:rsidRDefault="001A61B0" w:rsidP="00203687">
      <w:pPr>
        <w:numPr>
          <w:ilvl w:val="0"/>
          <w:numId w:val="59"/>
        </w:numPr>
        <w:spacing w:before="130" w:line="276" w:lineRule="auto"/>
        <w:jc w:val="both"/>
        <w:rPr>
          <w:b/>
        </w:rPr>
      </w:pPr>
      <w:r w:rsidRPr="33872E51">
        <w:rPr>
          <w:b/>
        </w:rPr>
        <w:t xml:space="preserve">Descripción: </w:t>
      </w:r>
      <w:r w:rsidR="00E70AF6">
        <w:t xml:space="preserve">Un gólem colosal formado por roca volcánica y placas de obsidiana agrietadas, con magma fluyendo por las grietas de su cuerpo. Sus extremidades son desproporcionadamente grandes, reforzando su peso y poder destructivo. </w:t>
      </w:r>
    </w:p>
    <w:p w14:paraId="6755CF7C" w14:textId="6E7EE64B" w:rsidR="001A61B0" w:rsidRPr="00A0010A" w:rsidRDefault="001A61B0" w:rsidP="00203687">
      <w:pPr>
        <w:numPr>
          <w:ilvl w:val="0"/>
          <w:numId w:val="59"/>
        </w:numPr>
        <w:spacing w:before="130" w:line="276" w:lineRule="auto"/>
        <w:jc w:val="both"/>
        <w:rPr>
          <w:b/>
        </w:rPr>
      </w:pPr>
      <w:r w:rsidRPr="33872E51">
        <w:rPr>
          <w:b/>
        </w:rPr>
        <w:t xml:space="preserve">Inspiración visual: </w:t>
      </w:r>
      <w:r w:rsidR="00010AD8">
        <w:t>Golem</w:t>
      </w:r>
      <w:r w:rsidR="001C4E33">
        <w:t xml:space="preserve"> de</w:t>
      </w:r>
      <w:r w:rsidR="00102868">
        <w:t xml:space="preserve"> la saga de videojuegos “Dragon Quest” y Pokémon Golurk en su forma </w:t>
      </w:r>
      <w:r w:rsidR="00314726">
        <w:t>mega evolucionada</w:t>
      </w:r>
      <w:r w:rsidR="00102868">
        <w:t>.</w:t>
      </w:r>
      <w:r w:rsidR="00936AD5">
        <w:t xml:space="preserve"> Se le cambiará el color y se añadirán detalles magmáticos</w:t>
      </w:r>
    </w:p>
    <w:p w14:paraId="6205A7E1" w14:textId="408C81E3" w:rsidR="001A61B0" w:rsidRPr="00B904A1" w:rsidRDefault="001A61B0" w:rsidP="00203687">
      <w:pPr>
        <w:numPr>
          <w:ilvl w:val="0"/>
          <w:numId w:val="59"/>
        </w:numPr>
        <w:spacing w:before="130" w:line="276" w:lineRule="auto"/>
        <w:jc w:val="both"/>
        <w:rPr>
          <w:b/>
        </w:rPr>
      </w:pPr>
      <w:r w:rsidRPr="33872E51">
        <w:rPr>
          <w:b/>
        </w:rPr>
        <w:t xml:space="preserve">Punto débil: </w:t>
      </w:r>
      <w:r w:rsidR="00765AF9">
        <w:t>Extremidades</w:t>
      </w:r>
      <w:r w:rsidR="00F23795">
        <w:t xml:space="preserve"> inferiores.</w:t>
      </w:r>
    </w:p>
    <w:p w14:paraId="0E0648CB" w14:textId="1BC8C25D" w:rsidR="001A61B0" w:rsidRPr="00673F7D" w:rsidRDefault="001A61B0" w:rsidP="00203687">
      <w:pPr>
        <w:numPr>
          <w:ilvl w:val="0"/>
          <w:numId w:val="59"/>
        </w:numPr>
        <w:spacing w:before="130" w:line="276" w:lineRule="auto"/>
        <w:jc w:val="both"/>
        <w:rPr>
          <w:b/>
        </w:rPr>
      </w:pPr>
      <w:r w:rsidRPr="33872E51">
        <w:rPr>
          <w:b/>
        </w:rPr>
        <w:t xml:space="preserve">Interacción con el jugador: </w:t>
      </w:r>
      <w:r>
        <w:t>Daña al jugador al colisionar</w:t>
      </w:r>
      <w:r w:rsidR="00873F46">
        <w:t>.</w:t>
      </w:r>
      <w:r w:rsidR="003F03BC">
        <w:t xml:space="preserve"> Ataques cuerpo a cuerpo con alto daño</w:t>
      </w:r>
      <w:r w:rsidR="00736057">
        <w:t>. El jugador debe atacar sus piernas para poder hacerle daño.</w:t>
      </w:r>
      <w:r w:rsidR="00CD016A">
        <w:t xml:space="preserve"> El jugador debe dominar el impulso cromático</w:t>
      </w:r>
      <w:r w:rsidR="00B66CA0">
        <w:t>,</w:t>
      </w:r>
      <w:r w:rsidR="00CD016A">
        <w:t xml:space="preserve"> el salto espectral </w:t>
      </w:r>
      <w:r w:rsidR="00B66CA0">
        <w:t>y la velocidad</w:t>
      </w:r>
      <w:r w:rsidR="00CD016A">
        <w:t xml:space="preserve"> para poder evitarlo.</w:t>
      </w:r>
    </w:p>
    <w:p w14:paraId="3F1CF66F" w14:textId="603FD5DF" w:rsidR="00736057" w:rsidRPr="00736057" w:rsidRDefault="001A61B0" w:rsidP="00203687">
      <w:pPr>
        <w:numPr>
          <w:ilvl w:val="0"/>
          <w:numId w:val="59"/>
        </w:numPr>
        <w:spacing w:before="130" w:line="276" w:lineRule="auto"/>
        <w:jc w:val="both"/>
        <w:rPr>
          <w:b/>
        </w:rPr>
      </w:pPr>
      <w:r w:rsidRPr="33872E51">
        <w:rPr>
          <w:b/>
        </w:rPr>
        <w:t xml:space="preserve">Patrones de movimiento: </w:t>
      </w:r>
      <w:r w:rsidR="00736057">
        <w:t>Movimiento lento y pesado</w:t>
      </w:r>
      <w:r w:rsidR="008C6E72">
        <w:t xml:space="preserve">. Avanza de forma constante hacia el jugador, pero </w:t>
      </w:r>
      <w:r w:rsidR="00F92566">
        <w:t>sus cambios de dirección son mucho más lentos que los del anterior guardián.</w:t>
      </w:r>
    </w:p>
    <w:p w14:paraId="40B4CD41" w14:textId="580238EC" w:rsidR="001A61B0" w:rsidRPr="00F9171C" w:rsidRDefault="001A61B0" w:rsidP="00203687">
      <w:pPr>
        <w:numPr>
          <w:ilvl w:val="0"/>
          <w:numId w:val="59"/>
        </w:numPr>
        <w:spacing w:before="130" w:line="276" w:lineRule="auto"/>
        <w:jc w:val="both"/>
        <w:rPr>
          <w:b/>
        </w:rPr>
      </w:pPr>
      <w:r w:rsidRPr="33872E51">
        <w:rPr>
          <w:b/>
        </w:rPr>
        <w:t xml:space="preserve">Descripción del entorno:  </w:t>
      </w:r>
      <w:r>
        <w:t xml:space="preserve">Plataforma </w:t>
      </w:r>
      <w:r w:rsidR="00040D39">
        <w:t>amplia</w:t>
      </w:r>
      <w:r w:rsidR="00226F1A">
        <w:t>, suelo de roca fracturada</w:t>
      </w:r>
      <w:r w:rsidR="009A5888">
        <w:t xml:space="preserve">. </w:t>
      </w:r>
      <w:r w:rsidR="00F56885">
        <w:t>En el fondo se apreciará un volcán</w:t>
      </w:r>
      <w:r w:rsidR="0074257A">
        <w:t>, con partículas de fuego.</w:t>
      </w:r>
      <w:r w:rsidR="00B3566C">
        <w:t xml:space="preserve"> </w:t>
      </w:r>
    </w:p>
    <w:p w14:paraId="3C5825B7" w14:textId="06F3C5DC" w:rsidR="001A61B0" w:rsidRDefault="001A61B0" w:rsidP="00203687">
      <w:pPr>
        <w:numPr>
          <w:ilvl w:val="0"/>
          <w:numId w:val="59"/>
        </w:numPr>
        <w:spacing w:before="130" w:line="276" w:lineRule="auto"/>
        <w:jc w:val="both"/>
        <w:rPr>
          <w:b/>
        </w:rPr>
      </w:pPr>
      <w:r w:rsidRPr="33872E51">
        <w:rPr>
          <w:b/>
        </w:rPr>
        <w:t xml:space="preserve">Recompensas: </w:t>
      </w:r>
      <w:r>
        <w:t xml:space="preserve">Cristal </w:t>
      </w:r>
      <w:r w:rsidR="0074257A">
        <w:t>Rojo</w:t>
      </w:r>
      <w:r>
        <w:t xml:space="preserve"> (poder de </w:t>
      </w:r>
      <w:r w:rsidR="0074257A">
        <w:t>fuerza</w:t>
      </w:r>
      <w:r>
        <w:t xml:space="preserve">), restauración parcial del color </w:t>
      </w:r>
      <w:r w:rsidR="0074257A">
        <w:t>rojo</w:t>
      </w:r>
      <w:r>
        <w:t xml:space="preserve"> (los siguientes niveles tendrán algunos detalles </w:t>
      </w:r>
      <w:r w:rsidR="00C528B1">
        <w:t>rojos</w:t>
      </w:r>
      <w:r>
        <w:t xml:space="preserve"> para mostrar la progresión)</w:t>
      </w:r>
      <w:r w:rsidR="006029E3">
        <w:t>.</w:t>
      </w:r>
    </w:p>
    <w:p w14:paraId="66093719" w14:textId="77777777" w:rsidR="006029E3" w:rsidRDefault="006029E3" w:rsidP="00203687">
      <w:pPr>
        <w:tabs>
          <w:tab w:val="left" w:pos="1288"/>
        </w:tabs>
        <w:spacing w:line="276" w:lineRule="auto"/>
        <w:jc w:val="both"/>
        <w:rPr>
          <w:b/>
        </w:rPr>
      </w:pPr>
    </w:p>
    <w:p w14:paraId="4C3C5DA8" w14:textId="4BDD130D" w:rsidR="006029E3" w:rsidRDefault="00FA7E17" w:rsidP="00203687">
      <w:pPr>
        <w:tabs>
          <w:tab w:val="left" w:pos="1288"/>
        </w:tabs>
        <w:spacing w:line="276" w:lineRule="auto"/>
        <w:jc w:val="both"/>
        <w:rPr>
          <w:b/>
        </w:rPr>
      </w:pPr>
      <w:r w:rsidRPr="33872E51">
        <w:rPr>
          <w:b/>
        </w:rPr>
        <w:t>La Tempestad Dorada</w:t>
      </w:r>
    </w:p>
    <w:p w14:paraId="42E1E440" w14:textId="13B860ED" w:rsidR="006029E3" w:rsidRPr="00390C43" w:rsidRDefault="006029E3" w:rsidP="00203687">
      <w:pPr>
        <w:numPr>
          <w:ilvl w:val="0"/>
          <w:numId w:val="59"/>
        </w:numPr>
        <w:spacing w:before="130" w:line="276" w:lineRule="auto"/>
        <w:jc w:val="both"/>
      </w:pPr>
      <w:r w:rsidRPr="33872E51">
        <w:rPr>
          <w:b/>
        </w:rPr>
        <w:t>Ubicación:</w:t>
      </w:r>
      <w:r>
        <w:t xml:space="preserve"> </w:t>
      </w:r>
      <w:r w:rsidR="00A53BB3">
        <w:t>Costa Ámbar</w:t>
      </w:r>
      <w:r w:rsidR="001B61A4">
        <w:t>.</w:t>
      </w:r>
    </w:p>
    <w:p w14:paraId="6EFE4C81" w14:textId="79C531BD" w:rsidR="006029E3" w:rsidRPr="00390C43" w:rsidRDefault="006029E3" w:rsidP="00203687">
      <w:pPr>
        <w:numPr>
          <w:ilvl w:val="0"/>
          <w:numId w:val="59"/>
        </w:numPr>
        <w:spacing w:before="130" w:line="276" w:lineRule="auto"/>
        <w:jc w:val="both"/>
      </w:pPr>
      <w:r w:rsidRPr="33872E51">
        <w:rPr>
          <w:b/>
        </w:rPr>
        <w:t>Cristal protegido:</w:t>
      </w:r>
      <w:r>
        <w:t xml:space="preserve"> </w:t>
      </w:r>
      <w:r w:rsidR="002436BB">
        <w:t>Amarillo (Escudo)</w:t>
      </w:r>
      <w:r w:rsidR="001B61A4">
        <w:t>.</w:t>
      </w:r>
      <w:r w:rsidR="221A3CBE">
        <w:t xml:space="preserve"> ￼</w:t>
      </w:r>
    </w:p>
    <w:p w14:paraId="2CC9E83A" w14:textId="476AE2B2" w:rsidR="006029E3" w:rsidRPr="009F6449" w:rsidRDefault="006029E3" w:rsidP="00203687">
      <w:pPr>
        <w:numPr>
          <w:ilvl w:val="0"/>
          <w:numId w:val="59"/>
        </w:numPr>
        <w:spacing w:before="130" w:line="276" w:lineRule="auto"/>
        <w:jc w:val="both"/>
        <w:rPr>
          <w:b/>
        </w:rPr>
      </w:pPr>
      <w:r w:rsidRPr="33872E51">
        <w:rPr>
          <w:b/>
        </w:rPr>
        <w:t xml:space="preserve">Descripción: </w:t>
      </w:r>
      <w:r>
        <w:t xml:space="preserve"> </w:t>
      </w:r>
      <w:r w:rsidR="002436BB">
        <w:t>Una entidad aérea con forma similar a un ave, compuesta de energía luminosa dorada. Su silueta es afilada y dinámica, rodeada por orbes. Tiene alas de luz con las que ataca y se mueve rápidamente.</w:t>
      </w:r>
    </w:p>
    <w:p w14:paraId="58DEBA2F" w14:textId="45CDCB14" w:rsidR="006029E3" w:rsidRPr="00A0010A" w:rsidRDefault="006029E3" w:rsidP="00203687">
      <w:pPr>
        <w:numPr>
          <w:ilvl w:val="0"/>
          <w:numId w:val="59"/>
        </w:numPr>
        <w:spacing w:before="130" w:line="276" w:lineRule="auto"/>
        <w:jc w:val="both"/>
        <w:rPr>
          <w:b/>
        </w:rPr>
      </w:pPr>
      <w:r w:rsidRPr="33872E51">
        <w:rPr>
          <w:b/>
        </w:rPr>
        <w:t xml:space="preserve">Inspiración visual: </w:t>
      </w:r>
      <w:r w:rsidR="00FA7E17">
        <w:t>Pokémon Zapdos</w:t>
      </w:r>
      <w:r w:rsidR="00AD5B7B">
        <w:t xml:space="preserve"> y ave mitológica Roc, del videojuego “Inazuma Eleven</w:t>
      </w:r>
      <w:r w:rsidR="003E019D">
        <w:t xml:space="preserve"> GO</w:t>
      </w:r>
      <w:r w:rsidR="00AD5B7B">
        <w:t>”</w:t>
      </w:r>
    </w:p>
    <w:p w14:paraId="739970FE" w14:textId="23096D1A" w:rsidR="006029E3" w:rsidRPr="00B904A1" w:rsidRDefault="006029E3" w:rsidP="00203687">
      <w:pPr>
        <w:numPr>
          <w:ilvl w:val="0"/>
          <w:numId w:val="59"/>
        </w:numPr>
        <w:spacing w:before="130" w:line="276" w:lineRule="auto"/>
        <w:jc w:val="both"/>
        <w:rPr>
          <w:b/>
        </w:rPr>
      </w:pPr>
      <w:r w:rsidRPr="33872E51">
        <w:rPr>
          <w:b/>
        </w:rPr>
        <w:t xml:space="preserve">Punto débil: </w:t>
      </w:r>
      <w:r w:rsidR="00681DC8">
        <w:t>Alas</w:t>
      </w:r>
      <w:r>
        <w:t>.</w:t>
      </w:r>
    </w:p>
    <w:p w14:paraId="6090AAE5" w14:textId="3F4C3110" w:rsidR="006029E3" w:rsidRPr="00673F7D" w:rsidRDefault="006029E3" w:rsidP="00203687">
      <w:pPr>
        <w:numPr>
          <w:ilvl w:val="0"/>
          <w:numId w:val="59"/>
        </w:numPr>
        <w:spacing w:before="130" w:line="276" w:lineRule="auto"/>
        <w:jc w:val="both"/>
        <w:rPr>
          <w:b/>
        </w:rPr>
      </w:pPr>
      <w:r w:rsidRPr="33872E51">
        <w:rPr>
          <w:b/>
        </w:rPr>
        <w:t xml:space="preserve">Interacción con el jugador: </w:t>
      </w:r>
      <w:r>
        <w:t xml:space="preserve">Daña al jugador al colisionar. </w:t>
      </w:r>
      <w:r w:rsidR="009D2159">
        <w:t xml:space="preserve">Ataca al jugador con movimientos rápidos y lanza proyectiles eléctricos. El jugador </w:t>
      </w:r>
      <w:r w:rsidR="00827051">
        <w:t>debe atacar las alas</w:t>
      </w:r>
      <w:r w:rsidR="00D43324">
        <w:t xml:space="preserve"> durante pequeñas ventanas de tiempo, siendo por tanto de vital importancia </w:t>
      </w:r>
      <w:r w:rsidR="002023E6">
        <w:t>el uso del poder de fuerza</w:t>
      </w:r>
      <w:r w:rsidR="005712EE">
        <w:t>.</w:t>
      </w:r>
    </w:p>
    <w:p w14:paraId="28F8FF51" w14:textId="64F690F0" w:rsidR="006029E3" w:rsidRPr="00736057" w:rsidRDefault="006029E3" w:rsidP="00203687">
      <w:pPr>
        <w:numPr>
          <w:ilvl w:val="0"/>
          <w:numId w:val="59"/>
        </w:numPr>
        <w:spacing w:before="130" w:line="276" w:lineRule="auto"/>
        <w:jc w:val="both"/>
        <w:rPr>
          <w:b/>
        </w:rPr>
      </w:pPr>
      <w:r w:rsidRPr="33872E51">
        <w:rPr>
          <w:b/>
        </w:rPr>
        <w:t xml:space="preserve">Patrones de movimiento: </w:t>
      </w:r>
      <w:r>
        <w:t xml:space="preserve">Movimiento </w:t>
      </w:r>
      <w:r w:rsidR="00844114">
        <w:t>aéreo</w:t>
      </w:r>
      <w:r>
        <w:t xml:space="preserve"> constante</w:t>
      </w:r>
      <w:r w:rsidR="00D43324">
        <w:t>, con cambios de altura rápidos.</w:t>
      </w:r>
    </w:p>
    <w:p w14:paraId="73677E05" w14:textId="07E2D625" w:rsidR="006029E3" w:rsidRPr="00736057" w:rsidRDefault="006029E3" w:rsidP="00203687">
      <w:pPr>
        <w:numPr>
          <w:ilvl w:val="0"/>
          <w:numId w:val="59"/>
        </w:numPr>
        <w:spacing w:before="130" w:line="276" w:lineRule="auto"/>
        <w:jc w:val="both"/>
        <w:rPr>
          <w:b/>
        </w:rPr>
      </w:pPr>
      <w:r w:rsidRPr="33872E51">
        <w:rPr>
          <w:b/>
        </w:rPr>
        <w:t xml:space="preserve">Descripción del entorno:  </w:t>
      </w:r>
      <w:r>
        <w:t xml:space="preserve">Plataforma de </w:t>
      </w:r>
      <w:r w:rsidR="00B11820">
        <w:t>tamaño medio</w:t>
      </w:r>
      <w:r w:rsidR="00B40F47">
        <w:t>, en</w:t>
      </w:r>
      <w:r>
        <w:t xml:space="preserve"> un </w:t>
      </w:r>
      <w:r w:rsidR="00B40F47">
        <w:t xml:space="preserve">acantilado </w:t>
      </w:r>
      <w:r w:rsidR="00573684">
        <w:t xml:space="preserve">con </w:t>
      </w:r>
      <w:r w:rsidR="00661152">
        <w:t>el océano de fondo.</w:t>
      </w:r>
      <w:r>
        <w:t xml:space="preserve"> </w:t>
      </w:r>
    </w:p>
    <w:p w14:paraId="645A7D7A" w14:textId="57BC6E64" w:rsidR="006029E3" w:rsidRDefault="006029E3" w:rsidP="00203687">
      <w:pPr>
        <w:numPr>
          <w:ilvl w:val="0"/>
          <w:numId w:val="59"/>
        </w:numPr>
        <w:spacing w:before="130" w:line="276" w:lineRule="auto"/>
        <w:jc w:val="both"/>
        <w:rPr>
          <w:b/>
        </w:rPr>
      </w:pPr>
      <w:r w:rsidRPr="33872E51">
        <w:rPr>
          <w:b/>
        </w:rPr>
        <w:t xml:space="preserve">Recompensas: </w:t>
      </w:r>
      <w:r>
        <w:t xml:space="preserve">Cristal </w:t>
      </w:r>
      <w:r w:rsidR="00AB6116">
        <w:t>amarillo</w:t>
      </w:r>
      <w:r>
        <w:t xml:space="preserve"> (poder de </w:t>
      </w:r>
      <w:r w:rsidR="00AB6116">
        <w:t>escudo</w:t>
      </w:r>
      <w:r>
        <w:t xml:space="preserve">), restauración parcial del color </w:t>
      </w:r>
      <w:r w:rsidR="00AB6116">
        <w:t>amarillo.</w:t>
      </w:r>
    </w:p>
    <w:p w14:paraId="0B91CDEA" w14:textId="77777777" w:rsidR="00D07E5F" w:rsidRDefault="00D07E5F" w:rsidP="00203687">
      <w:pPr>
        <w:tabs>
          <w:tab w:val="left" w:pos="1288"/>
        </w:tabs>
        <w:spacing w:line="276" w:lineRule="auto"/>
        <w:jc w:val="both"/>
        <w:rPr>
          <w:b/>
        </w:rPr>
      </w:pPr>
      <w:bookmarkStart w:id="112" w:name="_bookmark34"/>
      <w:bookmarkStart w:id="113" w:name="_bookmark35"/>
      <w:bookmarkEnd w:id="112"/>
      <w:bookmarkEnd w:id="113"/>
    </w:p>
    <w:p w14:paraId="2E369C5D" w14:textId="696C03B6" w:rsidR="00D07E5F" w:rsidRDefault="00D07E5F" w:rsidP="00203687">
      <w:pPr>
        <w:tabs>
          <w:tab w:val="left" w:pos="1288"/>
        </w:tabs>
        <w:spacing w:line="276" w:lineRule="auto"/>
        <w:jc w:val="both"/>
        <w:rPr>
          <w:b/>
        </w:rPr>
      </w:pPr>
      <w:r w:rsidRPr="33872E51">
        <w:rPr>
          <w:b/>
        </w:rPr>
        <w:t>El Vacío</w:t>
      </w:r>
    </w:p>
    <w:p w14:paraId="0019734E" w14:textId="4306334F" w:rsidR="00D07E5F" w:rsidRPr="00390C43" w:rsidRDefault="00D07E5F" w:rsidP="00203687">
      <w:pPr>
        <w:numPr>
          <w:ilvl w:val="0"/>
          <w:numId w:val="59"/>
        </w:numPr>
        <w:spacing w:before="130" w:line="276" w:lineRule="auto"/>
        <w:jc w:val="both"/>
      </w:pPr>
      <w:r w:rsidRPr="33872E51">
        <w:rPr>
          <w:b/>
        </w:rPr>
        <w:t>Ubicación:</w:t>
      </w:r>
      <w:r>
        <w:t xml:space="preserve"> Torre del Vacío.</w:t>
      </w:r>
    </w:p>
    <w:p w14:paraId="6B6930CE" w14:textId="65A9ED6C" w:rsidR="00D07E5F" w:rsidRPr="00390C43" w:rsidRDefault="00D07E5F" w:rsidP="00203687">
      <w:pPr>
        <w:numPr>
          <w:ilvl w:val="0"/>
          <w:numId w:val="59"/>
        </w:numPr>
        <w:spacing w:before="130" w:line="276" w:lineRule="auto"/>
        <w:jc w:val="both"/>
      </w:pPr>
      <w:r w:rsidRPr="33872E51">
        <w:rPr>
          <w:b/>
        </w:rPr>
        <w:t>Cristal protegido:</w:t>
      </w:r>
      <w:r>
        <w:t xml:space="preserve"> Ninguno.</w:t>
      </w:r>
    </w:p>
    <w:p w14:paraId="3D8234E4" w14:textId="45C1C43F" w:rsidR="00D07E5F" w:rsidRPr="009F6449" w:rsidRDefault="00D07E5F" w:rsidP="00203687">
      <w:pPr>
        <w:numPr>
          <w:ilvl w:val="0"/>
          <w:numId w:val="59"/>
        </w:numPr>
        <w:spacing w:before="130" w:line="276" w:lineRule="auto"/>
        <w:jc w:val="both"/>
        <w:rPr>
          <w:b/>
        </w:rPr>
      </w:pPr>
      <w:r w:rsidRPr="33872E51">
        <w:rPr>
          <w:b/>
        </w:rPr>
        <w:t xml:space="preserve">Descripción: </w:t>
      </w:r>
      <w:r>
        <w:t xml:space="preserve"> </w:t>
      </w:r>
      <w:r w:rsidR="0032208F">
        <w:t>El Vacío no posee una forma estable. Se manifiesta como una masa de oscuridad absoluta que distorsiona el entorno a su alrededor. En su centro se intuyen pulsos irregulares, como un corazón antinatural.</w:t>
      </w:r>
    </w:p>
    <w:p w14:paraId="4733DF3A" w14:textId="3305C7B9" w:rsidR="00D07E5F" w:rsidRPr="00A0010A" w:rsidRDefault="00D07E5F" w:rsidP="00203687">
      <w:pPr>
        <w:numPr>
          <w:ilvl w:val="0"/>
          <w:numId w:val="59"/>
        </w:numPr>
        <w:spacing w:before="130" w:line="276" w:lineRule="auto"/>
        <w:jc w:val="both"/>
        <w:rPr>
          <w:b/>
        </w:rPr>
      </w:pPr>
      <w:r w:rsidRPr="33872E51">
        <w:rPr>
          <w:b/>
        </w:rPr>
        <w:t xml:space="preserve">Inspiración visual: </w:t>
      </w:r>
      <w:r w:rsidR="00086460">
        <w:t xml:space="preserve">Pokémon </w:t>
      </w:r>
      <w:r w:rsidR="006103C4">
        <w:t>Mega Darkrai.</w:t>
      </w:r>
    </w:p>
    <w:p w14:paraId="2C078A17" w14:textId="08472519" w:rsidR="00D07E5F" w:rsidRPr="00B904A1" w:rsidRDefault="00D07E5F" w:rsidP="00203687">
      <w:pPr>
        <w:numPr>
          <w:ilvl w:val="0"/>
          <w:numId w:val="59"/>
        </w:numPr>
        <w:spacing w:before="130" w:line="276" w:lineRule="auto"/>
        <w:jc w:val="both"/>
        <w:rPr>
          <w:b/>
        </w:rPr>
      </w:pPr>
      <w:r w:rsidRPr="33872E51">
        <w:rPr>
          <w:b/>
        </w:rPr>
        <w:t xml:space="preserve">Punto débil: </w:t>
      </w:r>
      <w:r w:rsidR="00534BF2">
        <w:t>Al no poseer forma estable, no tiene un punto débil como tal. Su debilidad son precisamente los poderes de Iris.</w:t>
      </w:r>
    </w:p>
    <w:p w14:paraId="38495BEA" w14:textId="2D316CE6" w:rsidR="00D07E5F" w:rsidRPr="00673F7D" w:rsidRDefault="00D07E5F" w:rsidP="00203687">
      <w:pPr>
        <w:numPr>
          <w:ilvl w:val="0"/>
          <w:numId w:val="59"/>
        </w:numPr>
        <w:spacing w:before="130" w:line="276" w:lineRule="auto"/>
        <w:jc w:val="both"/>
        <w:rPr>
          <w:b/>
        </w:rPr>
      </w:pPr>
      <w:r w:rsidRPr="33872E51">
        <w:rPr>
          <w:b/>
        </w:rPr>
        <w:t xml:space="preserve">Interacción con el jugador: </w:t>
      </w:r>
      <w:r w:rsidR="00BB71A4">
        <w:t>Drena la vida</w:t>
      </w:r>
      <w:r>
        <w:t xml:space="preserve"> </w:t>
      </w:r>
      <w:r w:rsidR="00BB71A4">
        <w:t>del</w:t>
      </w:r>
      <w:r>
        <w:t xml:space="preserve"> jugador al colisionar. </w:t>
      </w:r>
      <w:r w:rsidR="00753F61">
        <w:t>No siempre puede ser dañado</w:t>
      </w:r>
      <w:r w:rsidR="00AA500C">
        <w:t>, se deben aprovechar ventanas de tiempo.</w:t>
      </w:r>
      <w:r w:rsidR="00350201">
        <w:t xml:space="preserve"> El jugador debe dominar todos los poderes para evitar daños y conectar ataques.</w:t>
      </w:r>
    </w:p>
    <w:p w14:paraId="7157E564" w14:textId="3C3B3411" w:rsidR="00D07E5F" w:rsidRPr="00736057" w:rsidRDefault="00D07E5F" w:rsidP="00203687">
      <w:pPr>
        <w:numPr>
          <w:ilvl w:val="0"/>
          <w:numId w:val="59"/>
        </w:numPr>
        <w:spacing w:before="130" w:line="276" w:lineRule="auto"/>
        <w:jc w:val="both"/>
        <w:rPr>
          <w:b/>
        </w:rPr>
      </w:pPr>
      <w:r w:rsidRPr="33872E51">
        <w:rPr>
          <w:b/>
        </w:rPr>
        <w:t xml:space="preserve">Patrones de movimiento: </w:t>
      </w:r>
      <w:r>
        <w:t xml:space="preserve">Movimiento </w:t>
      </w:r>
      <w:r w:rsidR="00CB13B3">
        <w:t>lento pero</w:t>
      </w:r>
      <w:r>
        <w:t xml:space="preserve"> constante</w:t>
      </w:r>
      <w:r w:rsidR="00CB13B3">
        <w:t xml:space="preserve"> hacia el jugador</w:t>
      </w:r>
      <w:r w:rsidR="00847DCE">
        <w:t>. Expansión y contracción del cuerpo</w:t>
      </w:r>
    </w:p>
    <w:p w14:paraId="54080ECF" w14:textId="3A71C466" w:rsidR="00D07E5F" w:rsidRPr="00736057" w:rsidRDefault="00D07E5F" w:rsidP="00203687">
      <w:pPr>
        <w:numPr>
          <w:ilvl w:val="0"/>
          <w:numId w:val="59"/>
        </w:numPr>
        <w:spacing w:before="130" w:line="276" w:lineRule="auto"/>
        <w:jc w:val="both"/>
        <w:rPr>
          <w:b/>
        </w:rPr>
      </w:pPr>
      <w:r w:rsidRPr="33872E51">
        <w:rPr>
          <w:b/>
        </w:rPr>
        <w:t xml:space="preserve">Descripción del entorno:  </w:t>
      </w:r>
      <w:r>
        <w:t xml:space="preserve">Plataforma </w:t>
      </w:r>
      <w:r w:rsidR="00CD5D1E">
        <w:t>fragmentada,</w:t>
      </w:r>
      <w:r>
        <w:t xml:space="preserve"> con </w:t>
      </w:r>
      <w:r w:rsidR="00A324FE">
        <w:t>elementos flotantes</w:t>
      </w:r>
      <w:r>
        <w:t xml:space="preserve">. </w:t>
      </w:r>
      <w:r w:rsidR="007D45B5">
        <w:t>Se encuentra en</w:t>
      </w:r>
      <w:r w:rsidR="004D5EE8">
        <w:t xml:space="preserve"> la cima de la torre, con la noche</w:t>
      </w:r>
      <w:r w:rsidR="00237FD5">
        <w:t xml:space="preserve"> de fondo. </w:t>
      </w:r>
      <w:r w:rsidR="002612B7">
        <w:t>Hay zonas de negro absoluto representando el vacío, capaces de drenar la vida de Iris.</w:t>
      </w:r>
      <w:r>
        <w:t xml:space="preserve"> </w:t>
      </w:r>
    </w:p>
    <w:p w14:paraId="11C2D209" w14:textId="360ABA69" w:rsidR="00EF5BFD" w:rsidRPr="004D6660" w:rsidRDefault="00D07E5F" w:rsidP="00530FA7">
      <w:pPr>
        <w:numPr>
          <w:ilvl w:val="0"/>
          <w:numId w:val="59"/>
        </w:numPr>
        <w:spacing w:before="130" w:line="276" w:lineRule="auto"/>
        <w:jc w:val="both"/>
        <w:rPr>
          <w:b/>
        </w:rPr>
      </w:pPr>
      <w:r w:rsidRPr="33872E51">
        <w:rPr>
          <w:b/>
        </w:rPr>
        <w:t xml:space="preserve">Recompensas: </w:t>
      </w:r>
      <w:r w:rsidR="00DA0DEA">
        <w:t>Restauración total del color de Chromia</w:t>
      </w:r>
      <w:r w:rsidR="00B65353">
        <w:t>, e</w:t>
      </w:r>
      <w:r w:rsidR="002F2C3D">
        <w:t>scena final y créditos</w:t>
      </w:r>
      <w:r>
        <w:t>.</w:t>
      </w:r>
      <w:bookmarkStart w:id="114" w:name="_bookmark37"/>
      <w:bookmarkEnd w:id="114"/>
    </w:p>
    <w:p w14:paraId="230DF8DA" w14:textId="77777777" w:rsidR="00E10208" w:rsidRPr="00E86CDD" w:rsidRDefault="00E10208" w:rsidP="00706330">
      <w:pPr>
        <w:pStyle w:val="Heading1"/>
        <w:rPr>
          <w:w w:val="80"/>
        </w:rPr>
      </w:pPr>
    </w:p>
    <w:p w14:paraId="729E55A3" w14:textId="53BFAF74" w:rsidR="00990C4E" w:rsidRDefault="00990C4E" w:rsidP="00990C4E">
      <w:pPr>
        <w:tabs>
          <w:tab w:val="left" w:pos="1288"/>
        </w:tabs>
        <w:spacing w:line="276" w:lineRule="auto"/>
        <w:jc w:val="both"/>
        <w:rPr>
          <w:b/>
          <w:bCs/>
        </w:rPr>
      </w:pPr>
      <w:r w:rsidRPr="33872E51">
        <w:rPr>
          <w:b/>
          <w:bCs/>
        </w:rPr>
        <w:t>Umbra, El Emisario Del Vacío</w:t>
      </w:r>
    </w:p>
    <w:p w14:paraId="3F4854A3" w14:textId="0A4214C9" w:rsidR="00990C4E" w:rsidRPr="00390C43" w:rsidRDefault="00990C4E" w:rsidP="00990C4E">
      <w:pPr>
        <w:numPr>
          <w:ilvl w:val="0"/>
          <w:numId w:val="59"/>
        </w:numPr>
        <w:spacing w:before="130" w:line="276" w:lineRule="auto"/>
        <w:jc w:val="both"/>
      </w:pPr>
      <w:r w:rsidRPr="33872E51">
        <w:rPr>
          <w:b/>
          <w:bCs/>
        </w:rPr>
        <w:t>Ubicación:</w:t>
      </w:r>
      <w:r>
        <w:t xml:space="preserve"> Mitad de cada nivel, excepto la Torre del Vacío</w:t>
      </w:r>
    </w:p>
    <w:p w14:paraId="54E3C5F5" w14:textId="77777777" w:rsidR="00990C4E" w:rsidRPr="00390C43" w:rsidRDefault="00990C4E" w:rsidP="00990C4E">
      <w:pPr>
        <w:numPr>
          <w:ilvl w:val="0"/>
          <w:numId w:val="59"/>
        </w:numPr>
        <w:spacing w:before="130" w:line="276" w:lineRule="auto"/>
        <w:jc w:val="both"/>
      </w:pPr>
      <w:r w:rsidRPr="33872E51">
        <w:rPr>
          <w:b/>
          <w:bCs/>
        </w:rPr>
        <w:t>Cristal protegido:</w:t>
      </w:r>
      <w:r>
        <w:t xml:space="preserve"> Ninguno.</w:t>
      </w:r>
    </w:p>
    <w:p w14:paraId="412E328D" w14:textId="25C94ECC" w:rsidR="00990C4E" w:rsidRPr="009F6449" w:rsidRDefault="00990C4E" w:rsidP="00990C4E">
      <w:pPr>
        <w:numPr>
          <w:ilvl w:val="0"/>
          <w:numId w:val="59"/>
        </w:numPr>
        <w:spacing w:before="130" w:line="276" w:lineRule="auto"/>
        <w:jc w:val="both"/>
        <w:rPr>
          <w:b/>
          <w:bCs/>
        </w:rPr>
      </w:pPr>
      <w:r w:rsidRPr="33872E51">
        <w:rPr>
          <w:b/>
          <w:bCs/>
        </w:rPr>
        <w:t xml:space="preserve">Descripción: </w:t>
      </w:r>
      <w:r>
        <w:t xml:space="preserve"> </w:t>
      </w:r>
      <w:r w:rsidR="00722521">
        <w:t xml:space="preserve">Umbra es una figura humanoide etérea compuesta de sombras. A diferencia del Vacío, Umbra presenta una silueta definida pero inestable, con proporciones ligeramente distorsionadas (brazos alargados, postura encorvada…). En su pecho brilla tenuemente un cristal oscuro y fracturado. Su apariencia evoluciona con cada encuentro: en el primero es completamente negro, </w:t>
      </w:r>
      <w:r w:rsidR="00457BA3">
        <w:t>con ayuda de los guardianes,</w:t>
      </w:r>
      <w:r w:rsidR="00722521">
        <w:t xml:space="preserve"> incorpora versiones corrompidas de los colores que Iris </w:t>
      </w:r>
      <w:r w:rsidR="00457BA3">
        <w:t xml:space="preserve">quiere recuperar </w:t>
      </w:r>
      <w:r w:rsidR="00722521">
        <w:t xml:space="preserve">(celeste apagado </w:t>
      </w:r>
      <w:r w:rsidR="00457BA3">
        <w:t>antes del primer cristal</w:t>
      </w:r>
      <w:r w:rsidR="00722521">
        <w:t xml:space="preserve">, trazas rojas </w:t>
      </w:r>
      <w:r w:rsidR="00457BA3">
        <w:t>antes del segundo</w:t>
      </w:r>
      <w:r w:rsidR="00722521">
        <w:t>, y finalmente los tres colores entrelazados sin armonía en el último encuentro).</w:t>
      </w:r>
    </w:p>
    <w:p w14:paraId="2456304E" w14:textId="7E90C930" w:rsidR="00990C4E" w:rsidRPr="00A0010A" w:rsidRDefault="00990C4E" w:rsidP="00990C4E">
      <w:pPr>
        <w:numPr>
          <w:ilvl w:val="0"/>
          <w:numId w:val="59"/>
        </w:numPr>
        <w:spacing w:before="130" w:line="276" w:lineRule="auto"/>
        <w:jc w:val="both"/>
        <w:rPr>
          <w:b/>
          <w:bCs/>
        </w:rPr>
      </w:pPr>
      <w:r w:rsidRPr="33872E51">
        <w:rPr>
          <w:b/>
          <w:bCs/>
        </w:rPr>
        <w:t xml:space="preserve">Inspiración visual: </w:t>
      </w:r>
      <w:r w:rsidR="00F04F33">
        <w:t>Sombra</w:t>
      </w:r>
      <w:r w:rsidR="00E852A9">
        <w:t xml:space="preserve"> </w:t>
      </w:r>
      <w:r w:rsidR="00F04F33">
        <w:t>de Hollow Knight</w:t>
      </w:r>
      <w:r w:rsidR="00E852A9">
        <w:t>, Anti-Sora de Kingdom Hearts</w:t>
      </w:r>
      <w:r w:rsidR="002A4BD2">
        <w:t>.</w:t>
      </w:r>
    </w:p>
    <w:p w14:paraId="1987D517" w14:textId="0E3EC8D2" w:rsidR="00990C4E" w:rsidRPr="00B904A1" w:rsidRDefault="00990C4E" w:rsidP="00990C4E">
      <w:pPr>
        <w:numPr>
          <w:ilvl w:val="0"/>
          <w:numId w:val="59"/>
        </w:numPr>
        <w:spacing w:before="130" w:line="276" w:lineRule="auto"/>
        <w:jc w:val="both"/>
        <w:rPr>
          <w:b/>
          <w:bCs/>
        </w:rPr>
      </w:pPr>
      <w:r w:rsidRPr="33872E51">
        <w:rPr>
          <w:b/>
          <w:bCs/>
        </w:rPr>
        <w:t xml:space="preserve">Punto débil: </w:t>
      </w:r>
      <w:r w:rsidR="00BF31D0">
        <w:t>Núcleo cristalino en el pecho.</w:t>
      </w:r>
    </w:p>
    <w:p w14:paraId="0B06820A" w14:textId="1F6B4A48" w:rsidR="00990C4E" w:rsidRPr="00673F7D" w:rsidRDefault="00990C4E" w:rsidP="00990C4E">
      <w:pPr>
        <w:numPr>
          <w:ilvl w:val="0"/>
          <w:numId w:val="59"/>
        </w:numPr>
        <w:spacing w:before="130" w:line="276" w:lineRule="auto"/>
        <w:jc w:val="both"/>
        <w:rPr>
          <w:b/>
          <w:bCs/>
        </w:rPr>
      </w:pPr>
      <w:r w:rsidRPr="33872E51">
        <w:rPr>
          <w:b/>
          <w:bCs/>
        </w:rPr>
        <w:t xml:space="preserve">Interacción con el jugador: </w:t>
      </w:r>
      <w:r w:rsidR="009302D5">
        <w:t xml:space="preserve">Umbra aprende y adapta su comportamiento basándose en los encuentros previos. Drena vida al contacto directo y replica versiones distorsionadas de las habilidades que Iris ha usado contra él. El jugador debe variar sus estrategias entre encuentros, ya que Umbra castigará los patrones repetitivos. </w:t>
      </w:r>
      <w:r w:rsidR="00F06264">
        <w:t>Obtiene los poderes d</w:t>
      </w:r>
      <w:r w:rsidR="00A51628">
        <w:t xml:space="preserve">e los colores antes que Iris, de manera que siempre </w:t>
      </w:r>
      <w:r w:rsidR="00A32100">
        <w:t>tendrá ventaja.</w:t>
      </w:r>
    </w:p>
    <w:p w14:paraId="13B77355" w14:textId="465D8278" w:rsidR="00990C4E" w:rsidRPr="00736057" w:rsidRDefault="00990C4E" w:rsidP="00990C4E">
      <w:pPr>
        <w:numPr>
          <w:ilvl w:val="0"/>
          <w:numId w:val="59"/>
        </w:numPr>
        <w:spacing w:before="130" w:line="276" w:lineRule="auto"/>
        <w:jc w:val="both"/>
        <w:rPr>
          <w:b/>
          <w:bCs/>
        </w:rPr>
      </w:pPr>
      <w:r w:rsidRPr="33872E51">
        <w:rPr>
          <w:b/>
          <w:bCs/>
        </w:rPr>
        <w:t xml:space="preserve">Patrones de movimiento: </w:t>
      </w:r>
      <w:r w:rsidR="00CE6181">
        <w:t xml:space="preserve">Evoluciona entre encuentros. </w:t>
      </w:r>
      <w:r w:rsidR="00854C03">
        <w:t>En el primer encuentro sus movimientos serán más erráticos, aunque podrá usar el poder de la velocidad. En el segundo encuentro, será capaz de usar el poder de la fuerza y se habrá adaptado en mayor medida a los movimientos</w:t>
      </w:r>
      <w:r w:rsidR="00DA4748">
        <w:t xml:space="preserve"> de Iris. Para el tercer encuentro, llegará a su máximo </w:t>
      </w:r>
      <w:r w:rsidR="002D6FF5">
        <w:t>nivel de poder y adaptación.</w:t>
      </w:r>
    </w:p>
    <w:p w14:paraId="7FD0321B" w14:textId="6C52C408" w:rsidR="00990C4E" w:rsidRPr="00736057" w:rsidRDefault="00990C4E" w:rsidP="00990C4E">
      <w:pPr>
        <w:numPr>
          <w:ilvl w:val="0"/>
          <w:numId w:val="59"/>
        </w:numPr>
        <w:spacing w:before="130" w:line="276" w:lineRule="auto"/>
        <w:jc w:val="both"/>
        <w:rPr>
          <w:b/>
          <w:bCs/>
        </w:rPr>
      </w:pPr>
      <w:r w:rsidRPr="33872E51">
        <w:rPr>
          <w:b/>
          <w:bCs/>
        </w:rPr>
        <w:t xml:space="preserve">Descripción del entorno:  </w:t>
      </w:r>
      <w:r w:rsidR="007F4A0A">
        <w:t>Arenas intermedias dentro de cada nivel. Plataformas estándar con elementos que permiten usar las habilidades obtenidas hasta ese momento. Entornos oscurecidos en zonas de penumbra que limitan la visibilidad.</w:t>
      </w:r>
    </w:p>
    <w:p w14:paraId="711F38C8" w14:textId="756FA93D" w:rsidR="00990C4E" w:rsidRPr="004D6660" w:rsidRDefault="00990C4E" w:rsidP="00990C4E">
      <w:pPr>
        <w:numPr>
          <w:ilvl w:val="0"/>
          <w:numId w:val="59"/>
        </w:numPr>
        <w:spacing w:before="130" w:line="276" w:lineRule="auto"/>
        <w:jc w:val="both"/>
        <w:rPr>
          <w:b/>
          <w:bCs/>
        </w:rPr>
      </w:pPr>
      <w:r w:rsidRPr="33872E51">
        <w:rPr>
          <w:b/>
          <w:bCs/>
        </w:rPr>
        <w:t xml:space="preserve">Recompensas: </w:t>
      </w:r>
      <w:r w:rsidR="00EC062A">
        <w:t>Núcleo de prisma (1 punto de vida máxima)</w:t>
      </w:r>
    </w:p>
    <w:p w14:paraId="51ADBF87" w14:textId="77777777" w:rsidR="004748D6" w:rsidRPr="00FA41C5" w:rsidRDefault="004748D6" w:rsidP="00DF2095">
      <w:pPr>
        <w:spacing w:before="130" w:line="276" w:lineRule="auto"/>
        <w:jc w:val="both"/>
      </w:pPr>
    </w:p>
    <w:sectPr w:rsidR="004748D6" w:rsidRPr="00FA41C5">
      <w:pgSz w:w="11910" w:h="16850"/>
      <w:pgMar w:top="1240" w:right="1133" w:bottom="860" w:left="1700" w:header="1" w:footer="6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1A316" w14:textId="77777777" w:rsidR="00360A0F" w:rsidRDefault="00360A0F">
      <w:r>
        <w:separator/>
      </w:r>
    </w:p>
  </w:endnote>
  <w:endnote w:type="continuationSeparator" w:id="0">
    <w:p w14:paraId="18E75BCE" w14:textId="77777777" w:rsidR="00360A0F" w:rsidRDefault="00360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B6DE4" w14:textId="71E3B75C" w:rsidR="00EF5327" w:rsidRDefault="00E9248D">
    <w:pPr>
      <w:pStyle w:val="BodyText"/>
      <w:spacing w:line="14" w:lineRule="auto"/>
      <w:ind w:left="0" w:firstLine="0"/>
    </w:pPr>
    <w:r>
      <w:rPr>
        <w:noProof/>
      </w:rPr>
      <mc:AlternateContent>
        <mc:Choice Requires="wps">
          <w:drawing>
            <wp:anchor distT="0" distB="0" distL="0" distR="0" simplePos="0" relativeHeight="251658244" behindDoc="1" locked="0" layoutInCell="1" allowOverlap="1" wp14:anchorId="1EB40121" wp14:editId="08A6FB54">
              <wp:simplePos x="0" y="0"/>
              <wp:positionH relativeFrom="page">
                <wp:posOffset>136652</wp:posOffset>
              </wp:positionH>
              <wp:positionV relativeFrom="page">
                <wp:posOffset>10312400</wp:posOffset>
              </wp:positionV>
              <wp:extent cx="138112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177800"/>
                      </a:xfrm>
                      <a:prstGeom prst="rect">
                        <a:avLst/>
                      </a:prstGeom>
                    </wps:spPr>
                    <wps:txbx>
                      <w:txbxContent>
                        <w:p w14:paraId="3C1DAB2F" w14:textId="3AA28662" w:rsidR="00EF5327" w:rsidRDefault="00EF5327">
                          <w:pPr>
                            <w:pStyle w:val="BodyText"/>
                            <w:spacing w:before="19"/>
                            <w:ind w:left="20" w:firstLine="0"/>
                          </w:pPr>
                        </w:p>
                      </w:txbxContent>
                    </wps:txbx>
                    <wps:bodyPr wrap="square" lIns="0" tIns="0" rIns="0" bIns="0" rtlCol="0">
                      <a:noAutofit/>
                    </wps:bodyPr>
                  </wps:wsp>
                </a:graphicData>
              </a:graphic>
            </wp:anchor>
          </w:drawing>
        </mc:Choice>
        <mc:Fallback>
          <w:pict>
            <v:shapetype w14:anchorId="1EB40121" id="_x0000_t202" coordsize="21600,21600" o:spt="202" path="m,l,21600r21600,l21600,xe">
              <v:stroke joinstyle="miter"/>
              <v:path gradientshapeok="t" o:connecttype="rect"/>
            </v:shapetype>
            <v:shape id="Textbox 2" o:spid="_x0000_s1026" type="#_x0000_t202" style="position:absolute;margin-left:10.75pt;margin-top:812pt;width:108.75pt;height:14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" filled="f" stroked="f">
              <v:textbox inset="0,0,0,0">
                <w:txbxContent>
                  <w:p w14:paraId="3C1DAB2F" w14:textId="3AA28662" w:rsidR="00EF5327" w:rsidRDefault="00EF5327">
                    <w:pPr>
                      <w:pStyle w:val="BodyText"/>
                      <w:spacing w:before="19"/>
                      <w:ind w:left="20" w:firstLine="0"/>
                    </w:pPr>
                  </w:p>
                </w:txbxContent>
              </v:textbox>
              <w10:wrap anchorx="page" anchory="page"/>
            </v:shape>
          </w:pict>
        </mc:Fallback>
      </mc:AlternateContent>
    </w:r>
    <w:r>
      <w:rPr>
        <w:noProof/>
      </w:rPr>
      <mc:AlternateContent>
        <mc:Choice Requires="wps">
          <w:drawing>
            <wp:anchor distT="0" distB="0" distL="0" distR="0" simplePos="0" relativeHeight="251658245" behindDoc="1" locked="0" layoutInCell="1" allowOverlap="1" wp14:anchorId="4ECF58A0" wp14:editId="080A35A5">
              <wp:simplePos x="0" y="0"/>
              <wp:positionH relativeFrom="page">
                <wp:align>center</wp:align>
              </wp:positionH>
              <wp:positionV relativeFrom="page">
                <wp:posOffset>10313923</wp:posOffset>
              </wp:positionV>
              <wp:extent cx="76581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 cy="177800"/>
                      </a:xfrm>
                      <a:prstGeom prst="rect">
                        <a:avLst/>
                      </a:prstGeom>
                    </wps:spPr>
                    <wps:txbx>
                      <w:txbxContent>
                        <w:p w14:paraId="13702955" w14:textId="5CD02411" w:rsidR="00EF5327" w:rsidRDefault="00EF5327">
                          <w:pPr>
                            <w:pStyle w:val="BodyText"/>
                            <w:spacing w:before="19"/>
                            <w:ind w:left="20" w:firstLine="0"/>
                          </w:pPr>
                        </w:p>
                      </w:txbxContent>
                    </wps:txbx>
                    <wps:bodyPr wrap="square" lIns="0" tIns="0" rIns="0" bIns="0" rtlCol="0">
                      <a:noAutofit/>
                    </wps:bodyPr>
                  </wps:wsp>
                </a:graphicData>
              </a:graphic>
            </wp:anchor>
          </w:drawing>
        </mc:Choice>
        <mc:Fallback>
          <w:pict>
            <v:shape w14:anchorId="4ECF58A0" id="Textbox 3" o:spid="_x0000_s1027" type="#_x0000_t202" style="position:absolute;margin-left:0;margin-top:812.1pt;width:60.3pt;height:14pt;z-index:-251658235;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" filled="f" stroked="f">
              <v:textbox inset="0,0,0,0">
                <w:txbxContent>
                  <w:p w14:paraId="13702955" w14:textId="5CD02411" w:rsidR="00EF5327" w:rsidRDefault="00EF5327">
                    <w:pPr>
                      <w:pStyle w:val="BodyText"/>
                      <w:spacing w:before="19"/>
                      <w:ind w:left="20" w:firstLine="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B328" w14:textId="3D56C497" w:rsidR="00EF5327" w:rsidRDefault="00E9248D">
    <w:pPr>
      <w:pStyle w:val="BodyText"/>
      <w:spacing w:line="14" w:lineRule="auto"/>
      <w:ind w:left="0" w:firstLine="0"/>
    </w:pPr>
    <w:ins w:id="22" w:author="JAVIER CASTILLA RODRIGUEZ" w:date="2026-02-01T17:57:00Z" w16du:dateUtc="2026-02-01T16:57:00Z">
      <w:r>
        <w:rPr>
          <w:noProof/>
        </w:rPr>
        <mc:AlternateContent>
          <mc:Choice Requires="wps">
            <w:drawing>
              <wp:inline distT="0" distB="0" distL="0" distR="0" wp14:anchorId="6C858A10" wp14:editId="3FF0B709">
                <wp:extent cx="837565" cy="177800"/>
                <wp:effectExtent l="0" t="0" r="0" b="0"/>
                <wp:docPr id="44469840"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7565" cy="177800"/>
                        </a:xfrm>
                        <a:prstGeom prst="rect">
                          <a:avLst/>
                        </a:prstGeom>
                      </wps:spPr>
                      <wps:txbx>
                        <w:txbxContent>
                          <w:p w14:paraId="3A667944" w14:textId="77777777" w:rsidR="00EF5327" w:rsidRDefault="00EF5327">
                            <w:pPr>
                              <w:pStyle w:val="BodyText"/>
                              <w:spacing w:before="19"/>
                              <w:ind w:left="20" w:firstLine="0"/>
                            </w:pPr>
                          </w:p>
                        </w:txbxContent>
                      </wps:txbx>
                      <wps:bodyPr wrap="square" lIns="0" tIns="0" rIns="0" bIns="0" rtlCol="0">
                        <a:noAutofit/>
                      </wps:bodyPr>
                    </wps:wsp>
                  </a:graphicData>
                </a:graphic>
              </wp:inline>
            </w:drawing>
          </mc:Choice>
          <mc:Fallback>
            <w:pict>
              <v:shapetype w14:anchorId="6C858A10" id="_x0000_t202" coordsize="21600,21600" o:spt="202" path="m,l,21600r21600,l21600,xe">
                <v:stroke joinstyle="miter"/>
                <v:path gradientshapeok="t" o:connecttype="rect"/>
              </v:shapetype>
              <v:shape id="Textbox 9" o:spid="_x0000_s1030" type="#_x0000_t202" style="width:65.95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" filled="f" stroked="f">
                <v:textbox inset="0,0,0,0">
                  <w:txbxContent>
                    <w:p w14:paraId="3A667944" w14:textId="77777777" w:rsidR="00EF5327" w:rsidRDefault="00EF5327">
                      <w:pPr>
                        <w:pStyle w:val="BodyText"/>
                        <w:spacing w:before="19"/>
                        <w:ind w:left="20" w:firstLine="0"/>
                      </w:pPr>
                    </w:p>
                  </w:txbxContent>
                </v:textbox>
                <w10:anchorlock/>
              </v:shape>
            </w:pict>
          </mc:Fallback>
        </mc:AlternateConten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411416"/>
      <w:docPartObj>
        <w:docPartGallery w:val="Page Numbers (Bottom of Page)"/>
        <w:docPartUnique/>
      </w:docPartObj>
    </w:sdtPr>
    <w:sdtContent>
      <w:p w14:paraId="07F5CD84" w14:textId="0A3B8743" w:rsidR="00C44CB0" w:rsidRDefault="00C44CB0">
        <w:pPr>
          <w:pStyle w:val="Footer"/>
          <w:jc w:val="right"/>
        </w:pPr>
        <w:r>
          <w:fldChar w:fldCharType="begin"/>
        </w:r>
        <w:r>
          <w:instrText>PAGE   \* MERGEFORMAT</w:instrText>
        </w:r>
        <w:r>
          <w:fldChar w:fldCharType="separate"/>
        </w:r>
        <w:r>
          <w:t>2</w:t>
        </w:r>
        <w:r>
          <w:fldChar w:fldCharType="end"/>
        </w:r>
      </w:p>
    </w:sdtContent>
  </w:sdt>
  <w:p w14:paraId="05DCDCAE" w14:textId="3D808EDF" w:rsidR="00EF5327" w:rsidRDefault="00EF5327" w:rsidP="004344F1">
    <w:pPr>
      <w:pStyle w:val="BodyText"/>
      <w:tabs>
        <w:tab w:val="right" w:pos="9077"/>
      </w:tabs>
      <w:spacing w:line="14"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DBC4B" w14:textId="77777777" w:rsidR="00360A0F" w:rsidRDefault="00360A0F">
      <w:r>
        <w:separator/>
      </w:r>
    </w:p>
  </w:footnote>
  <w:footnote w:type="continuationSeparator" w:id="0">
    <w:p w14:paraId="4288CE24" w14:textId="77777777" w:rsidR="00360A0F" w:rsidRDefault="00360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08D485A" w14:paraId="7DD6082C" w14:textId="77777777" w:rsidTr="04FF1E11">
      <w:trPr>
        <w:trHeight w:val="300"/>
      </w:trPr>
      <w:tc>
        <w:tcPr>
          <w:tcW w:w="3025" w:type="dxa"/>
        </w:tcPr>
        <w:p w14:paraId="7B27A7B0" w14:textId="7090E1B7" w:rsidR="04FF1E11" w:rsidRDefault="04FF1E11" w:rsidP="04FF1E11">
          <w:pPr>
            <w:pStyle w:val="Header"/>
            <w:ind w:left="-115"/>
          </w:pPr>
        </w:p>
      </w:tc>
      <w:tc>
        <w:tcPr>
          <w:tcW w:w="3025" w:type="dxa"/>
        </w:tcPr>
        <w:p w14:paraId="08AD5359" w14:textId="57871412" w:rsidR="04FF1E11" w:rsidRDefault="04FF1E11" w:rsidP="04FF1E11">
          <w:pPr>
            <w:pStyle w:val="Header"/>
            <w:jc w:val="center"/>
          </w:pPr>
        </w:p>
      </w:tc>
      <w:tc>
        <w:tcPr>
          <w:tcW w:w="3025" w:type="dxa"/>
        </w:tcPr>
        <w:p w14:paraId="22EA2606" w14:textId="33B850F8" w:rsidR="04FF1E11" w:rsidRDefault="04FF1E11" w:rsidP="04FF1E11">
          <w:pPr>
            <w:pStyle w:val="Header"/>
            <w:ind w:right="-115"/>
            <w:jc w:val="right"/>
          </w:pPr>
        </w:p>
      </w:tc>
    </w:tr>
  </w:tbl>
  <w:p w14:paraId="6B1772AE" w14:textId="4EAC3988" w:rsidR="003F5D94" w:rsidRDefault="003F5D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3CCA" w14:textId="77777777" w:rsidR="00EF5327" w:rsidRDefault="00E9248D">
    <w:pPr>
      <w:pStyle w:val="BodyText"/>
      <w:spacing w:line="14" w:lineRule="auto"/>
      <w:ind w:left="0" w:firstLine="0"/>
    </w:pPr>
    <w:r>
      <w:rPr>
        <w:noProof/>
      </w:rPr>
      <mc:AlternateContent>
        <mc:Choice Requires="wps">
          <w:drawing>
            <wp:anchor distT="0" distB="0" distL="0" distR="0" simplePos="0" relativeHeight="251658240" behindDoc="1" locked="0" layoutInCell="1" allowOverlap="1" wp14:anchorId="75A4FB96" wp14:editId="73F31F0B">
              <wp:simplePos x="0" y="0"/>
              <wp:positionH relativeFrom="page">
                <wp:posOffset>0</wp:posOffset>
              </wp:positionH>
              <wp:positionV relativeFrom="page">
                <wp:posOffset>634</wp:posOffset>
              </wp:positionV>
              <wp:extent cx="7560945" cy="715645"/>
              <wp:effectExtent l="0" t="0" r="1905" b="8255"/>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715645"/>
                      </a:xfrm>
                      <a:custGeom>
                        <a:avLst/>
                        <a:gdLst/>
                        <a:ahLst/>
                        <a:cxnLst/>
                        <a:rect l="l" t="t" r="r" b="b"/>
                        <a:pathLst>
                          <a:path w="7560945" h="715645">
                            <a:moveTo>
                              <a:pt x="0" y="0"/>
                            </a:moveTo>
                            <a:lnTo>
                              <a:pt x="0" y="715645"/>
                            </a:lnTo>
                            <a:lnTo>
                              <a:pt x="7560564" y="715645"/>
                            </a:lnTo>
                            <a:lnTo>
                              <a:pt x="7560564" y="0"/>
                            </a:lnTo>
                            <a:lnTo>
                              <a:pt x="0" y="0"/>
                            </a:lnTo>
                            <a:close/>
                          </a:path>
                        </a:pathLst>
                      </a:custGeom>
                      <a:solidFill>
                        <a:schemeClr val="bg1">
                          <a:lumMod val="75000"/>
                        </a:scheme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7F906A70" id="Graphic 5" o:spid="_x0000_s1026" style="position:absolute;margin-left:0;margin-top:.05pt;width:595.35pt;height:56.35pt;z-index:-251658240;visibility:visible;mso-wrap-style:square;mso-wrap-distance-left:0;mso-wrap-distance-top:0;mso-wrap-distance-right:0;mso-wrap-distance-bottom:0;mso-position-horizontal:absolute;mso-position-horizontal-relative:page;mso-position-vertical:absolute;mso-position-vertical-relative:page;v-text-anchor:top" coordsize="7560945,715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" path="m,l,715645r7560564,l7560564,,,xe" fillcolor="#bfbfbf [2412]" stroked="f">
              <v:path arrowok="t"/>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2CB6DB23" wp14:editId="7E018C80">
              <wp:simplePos x="0" y="0"/>
              <wp:positionH relativeFrom="page">
                <wp:posOffset>924864</wp:posOffset>
              </wp:positionH>
              <wp:positionV relativeFrom="page">
                <wp:posOffset>253999</wp:posOffset>
              </wp:positionV>
              <wp:extent cx="43497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177800"/>
                      </a:xfrm>
                      <a:prstGeom prst="rect">
                        <a:avLst/>
                      </a:prstGeom>
                    </wps:spPr>
                    <wps:txbx>
                      <w:txbxContent>
                        <w:p w14:paraId="4DCE22C1" w14:textId="77777777" w:rsidR="00EF5327" w:rsidRDefault="00EF5327">
                          <w:pPr>
                            <w:pStyle w:val="BodyText"/>
                            <w:spacing w:before="19"/>
                            <w:ind w:left="20" w:firstLine="0"/>
                          </w:pPr>
                        </w:p>
                      </w:txbxContent>
                    </wps:txbx>
                    <wps:bodyPr wrap="square" lIns="0" tIns="0" rIns="0" bIns="0" rtlCol="0">
                      <a:noAutofit/>
                    </wps:bodyPr>
                  </wps:wsp>
                </a:graphicData>
              </a:graphic>
            </wp:anchor>
          </w:drawing>
        </mc:Choice>
        <mc:Fallback>
          <w:pict>
            <v:shapetype w14:anchorId="2CB6DB23" id="_x0000_t202" coordsize="21600,21600" o:spt="202" path="m,l,21600r21600,l21600,xe">
              <v:stroke joinstyle="miter"/>
              <v:path gradientshapeok="t" o:connecttype="rect"/>
            </v:shapetype>
            <v:shape id="Textbox 6" o:spid="_x0000_s1028" type="#_x0000_t202" style="position:absolute;margin-left:72.8pt;margin-top:20pt;width:34.25pt;height:14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" filled="f" stroked="f">
              <v:textbox inset="0,0,0,0">
                <w:txbxContent>
                  <w:p w14:paraId="4DCE22C1" w14:textId="77777777" w:rsidR="00EF5327" w:rsidRDefault="00EF5327">
                    <w:pPr>
                      <w:pStyle w:val="BodyText"/>
                      <w:spacing w:before="19"/>
                      <w:ind w:left="20" w:firstLine="0"/>
                    </w:pPr>
                  </w:p>
                </w:txbxContent>
              </v:textbox>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1C7812F2" wp14:editId="457B9EE9">
              <wp:simplePos x="0" y="0"/>
              <wp:positionH relativeFrom="page">
                <wp:posOffset>6310376</wp:posOffset>
              </wp:positionH>
              <wp:positionV relativeFrom="page">
                <wp:posOffset>263143</wp:posOffset>
              </wp:positionV>
              <wp:extent cx="259715"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14:paraId="531B27F4" w14:textId="77777777" w:rsidR="00EF5327" w:rsidRDefault="00EF5327">
                          <w:pPr>
                            <w:pStyle w:val="BodyText"/>
                            <w:spacing w:before="19"/>
                            <w:ind w:left="20" w:firstLine="0"/>
                          </w:pPr>
                        </w:p>
                      </w:txbxContent>
                    </wps:txbx>
                    <wps:bodyPr wrap="square" lIns="0" tIns="0" rIns="0" bIns="0" rtlCol="0">
                      <a:noAutofit/>
                    </wps:bodyPr>
                  </wps:wsp>
                </a:graphicData>
              </a:graphic>
            </wp:anchor>
          </w:drawing>
        </mc:Choice>
        <mc:Fallback>
          <w:pict>
            <v:shape w14:anchorId="1C7812F2" id="Textbox 7" o:spid="_x0000_s1029" type="#_x0000_t202" style="position:absolute;margin-left:496.9pt;margin-top:20.7pt;width:20.45pt;height:14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4pmAEAACEDAAAOAAAAZHJzL2Uyb0RvYy54bWysUt2OEyEUvjfxHQj3dqY1a9d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" filled="f" stroked="f">
              <v:textbox inset="0,0,0,0">
                <w:txbxContent>
                  <w:p w14:paraId="531B27F4" w14:textId="77777777" w:rsidR="00EF5327" w:rsidRDefault="00EF5327">
                    <w:pPr>
                      <w:pStyle w:val="BodyText"/>
                      <w:spacing w:before="19"/>
                      <w:ind w:left="20" w:firstLine="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6CAC7" w14:textId="1EA00FE2" w:rsidR="00EF5327" w:rsidRDefault="007E1255">
    <w:pPr>
      <w:pStyle w:val="BodyText"/>
      <w:spacing w:line="14" w:lineRule="auto"/>
      <w:ind w:left="0" w:firstLine="0"/>
    </w:pPr>
    <w:r>
      <w:rPr>
        <w:noProof/>
      </w:rPr>
      <mc:AlternateContent>
        <mc:Choice Requires="wps">
          <w:drawing>
            <wp:anchor distT="0" distB="0" distL="0" distR="0" simplePos="0" relativeHeight="251658247" behindDoc="1" locked="0" layoutInCell="1" allowOverlap="1" wp14:anchorId="661FCA4F" wp14:editId="698D0CBA">
              <wp:simplePos x="0" y="0"/>
              <wp:positionH relativeFrom="page">
                <wp:posOffset>533400</wp:posOffset>
              </wp:positionH>
              <wp:positionV relativeFrom="page">
                <wp:posOffset>257175</wp:posOffset>
              </wp:positionV>
              <wp:extent cx="1800225" cy="234950"/>
              <wp:effectExtent l="0" t="0" r="0" b="0"/>
              <wp:wrapNone/>
              <wp:docPr id="20909478"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225" cy="234950"/>
                      </a:xfrm>
                      <a:prstGeom prst="rect">
                        <a:avLst/>
                      </a:prstGeom>
                    </wps:spPr>
                    <wps:txbx>
                      <w:txbxContent>
                        <w:p w14:paraId="24FA5DDD" w14:textId="77777777" w:rsidR="00EF5327" w:rsidRDefault="00EF5327">
                          <w:pPr>
                            <w:pStyle w:val="BodyText"/>
                            <w:spacing w:before="19"/>
                            <w:ind w:left="20" w:firstLine="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1FCA4F" id="_x0000_t202" coordsize="21600,21600" o:spt="202" path="m,l,21600r21600,l21600,xe">
              <v:stroke joinstyle="miter"/>
              <v:path gradientshapeok="t" o:connecttype="rect"/>
            </v:shapetype>
            <v:shape id="Textbox 49" o:spid="_x0000_s1031" type="#_x0000_t202" style="position:absolute;margin-left:42pt;margin-top:20.25pt;width:141.75pt;height:18.5pt;z-index:-251658233;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" filled="f" stroked="f">
              <v:textbox inset="0,0,0,0">
                <w:txbxContent>
                  <w:p w14:paraId="24FA5DDD" w14:textId="77777777" w:rsidR="00EF5327" w:rsidRDefault="00EF5327">
                    <w:pPr>
                      <w:pStyle w:val="BodyText"/>
                      <w:spacing w:before="19"/>
                      <w:ind w:left="20" w:firstLine="0"/>
                    </w:pPr>
                  </w:p>
                </w:txbxContent>
              </v:textbox>
              <w10:wrap anchorx="page" anchory="page"/>
            </v:shape>
          </w:pict>
        </mc:Fallback>
      </mc:AlternateContent>
    </w:r>
    <w:r w:rsidR="00E9248D">
      <w:rPr>
        <w:noProof/>
      </w:rPr>
      <mc:AlternateContent>
        <mc:Choice Requires="wps">
          <w:drawing>
            <wp:anchor distT="0" distB="0" distL="0" distR="0" simplePos="0" relativeHeight="251658241" behindDoc="1" locked="0" layoutInCell="1" allowOverlap="1" wp14:anchorId="271327B9" wp14:editId="628C7C26">
              <wp:simplePos x="0" y="0"/>
              <wp:positionH relativeFrom="page">
                <wp:posOffset>0</wp:posOffset>
              </wp:positionH>
              <wp:positionV relativeFrom="page">
                <wp:posOffset>634</wp:posOffset>
              </wp:positionV>
              <wp:extent cx="7560945" cy="715645"/>
              <wp:effectExtent l="0" t="0" r="1905" b="8255"/>
              <wp:wrapNone/>
              <wp:docPr id="1167362630"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715645"/>
                      </a:xfrm>
                      <a:custGeom>
                        <a:avLst/>
                        <a:gdLst/>
                        <a:ahLst/>
                        <a:cxnLst/>
                        <a:rect l="l" t="t" r="r" b="b"/>
                        <a:pathLst>
                          <a:path w="7560945" h="715645">
                            <a:moveTo>
                              <a:pt x="0" y="0"/>
                            </a:moveTo>
                            <a:lnTo>
                              <a:pt x="0" y="715645"/>
                            </a:lnTo>
                            <a:lnTo>
                              <a:pt x="7560564" y="715645"/>
                            </a:lnTo>
                            <a:lnTo>
                              <a:pt x="7560564" y="0"/>
                            </a:lnTo>
                            <a:lnTo>
                              <a:pt x="0" y="0"/>
                            </a:lnTo>
                            <a:close/>
                          </a:path>
                        </a:pathLst>
                      </a:custGeom>
                      <a:solidFill>
                        <a:schemeClr val="bg1">
                          <a:lumMod val="75000"/>
                        </a:schemeClr>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AC66FB4" id="Graphic 48" o:spid="_x0000_s1026" style="position:absolute;margin-left:0;margin-top:.05pt;width:595.35pt;height:56.35pt;z-index:-251658239;visibility:visible;mso-wrap-style:square;mso-wrap-distance-left:0;mso-wrap-distance-top:0;mso-wrap-distance-right:0;mso-wrap-distance-bottom:0;mso-position-horizontal:absolute;mso-position-horizontal-relative:page;mso-position-vertical:absolute;mso-position-vertical-relative:page;v-text-anchor:top" coordsize="7560945,715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" path="m,l,715645r7560564,l7560564,,,xe" fillcolor="#bfbfbf [2412]" stroked="f">
              <v:path arrowok="t"/>
              <w10:wrap anchorx="page" anchory="page"/>
            </v:shape>
          </w:pict>
        </mc:Fallback>
      </mc:AlternateContent>
    </w:r>
    <w:r w:rsidR="00E9248D">
      <w:rPr>
        <w:noProof/>
      </w:rPr>
      <mc:AlternateContent>
        <mc:Choice Requires="wps">
          <w:drawing>
            <wp:anchor distT="0" distB="0" distL="0" distR="0" simplePos="0" relativeHeight="251658246" behindDoc="1" locked="0" layoutInCell="1" allowOverlap="1" wp14:anchorId="7ED495D0" wp14:editId="3C844546">
              <wp:simplePos x="0" y="0"/>
              <wp:positionH relativeFrom="page">
                <wp:posOffset>6310376</wp:posOffset>
              </wp:positionH>
              <wp:positionV relativeFrom="page">
                <wp:posOffset>263143</wp:posOffset>
              </wp:positionV>
              <wp:extent cx="259715" cy="177800"/>
              <wp:effectExtent l="0" t="0" r="0" b="0"/>
              <wp:wrapNone/>
              <wp:docPr id="1223556755"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77800"/>
                      </a:xfrm>
                      <a:prstGeom prst="rect">
                        <a:avLst/>
                      </a:prstGeom>
                    </wps:spPr>
                    <wps:txbx>
                      <w:txbxContent>
                        <w:p w14:paraId="0B13B0E0" w14:textId="77777777" w:rsidR="00EF5327" w:rsidRDefault="00EF5327">
                          <w:pPr>
                            <w:pStyle w:val="BodyText"/>
                            <w:spacing w:before="19"/>
                            <w:ind w:left="20" w:firstLine="0"/>
                          </w:pPr>
                        </w:p>
                      </w:txbxContent>
                    </wps:txbx>
                    <wps:bodyPr wrap="square" lIns="0" tIns="0" rIns="0" bIns="0" rtlCol="0">
                      <a:noAutofit/>
                    </wps:bodyPr>
                  </wps:wsp>
                </a:graphicData>
              </a:graphic>
            </wp:anchor>
          </w:drawing>
        </mc:Choice>
        <mc:Fallback>
          <w:pict>
            <v:shape w14:anchorId="7ED495D0" id="Textbox 50" o:spid="_x0000_s1032" type="#_x0000_t202" style="position:absolute;margin-left:496.9pt;margin-top:20.7pt;width:20.45pt;height:14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" filled="f" stroked="f">
              <v:textbox inset="0,0,0,0">
                <w:txbxContent>
                  <w:p w14:paraId="0B13B0E0" w14:textId="77777777" w:rsidR="00EF5327" w:rsidRDefault="00EF5327">
                    <w:pPr>
                      <w:pStyle w:val="BodyText"/>
                      <w:spacing w:before="19"/>
                      <w:ind w:left="20" w:firstLine="0"/>
                    </w:pP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KkddU9pFul+Oqz" int2:id="3iiEBDp3">
      <int2:state int2:value="Rejected" int2:type="spell"/>
    </int2:textHash>
    <int2:textHash int2:hashCode="8zGZY3INIpPtUE" int2:id="AYV9mAb2">
      <int2:state int2:value="Rejected" int2:type="spell"/>
    </int2:textHash>
    <int2:textHash int2:hashCode="vYyH8lVGNNPfA8" int2:id="ghSH9NiW">
      <int2:state int2:value="Rejected" int2:type="spell"/>
    </int2:textHash>
    <int2:textHash int2:hashCode="c0l0pK4BFqrtU7" int2:id="mEdR29vt">
      <int2:state int2:value="Rejected" int2:type="spell"/>
    </int2:textHash>
    <int2:textHash int2:hashCode="/ddL3aECO+fEKr" int2:id="tLTHk3Z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444"/>
    <w:multiLevelType w:val="multilevel"/>
    <w:tmpl w:val="DB3C282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EAAFC"/>
    <w:multiLevelType w:val="hybridMultilevel"/>
    <w:tmpl w:val="FFFFFFFF"/>
    <w:lvl w:ilvl="0" w:tplc="0164C8F6">
      <w:start w:val="1"/>
      <w:numFmt w:val="bullet"/>
      <w:lvlText w:val="-"/>
      <w:lvlJc w:val="left"/>
      <w:pPr>
        <w:ind w:left="720" w:hanging="360"/>
      </w:pPr>
      <w:rPr>
        <w:rFonts w:ascii="Aptos" w:hAnsi="Aptos" w:hint="default"/>
      </w:rPr>
    </w:lvl>
    <w:lvl w:ilvl="1" w:tplc="0374E9D8">
      <w:start w:val="1"/>
      <w:numFmt w:val="bullet"/>
      <w:lvlText w:val="o"/>
      <w:lvlJc w:val="left"/>
      <w:pPr>
        <w:ind w:left="1440" w:hanging="360"/>
      </w:pPr>
      <w:rPr>
        <w:rFonts w:ascii="Courier New" w:hAnsi="Courier New" w:hint="default"/>
      </w:rPr>
    </w:lvl>
    <w:lvl w:ilvl="2" w:tplc="B7A4C7EE">
      <w:start w:val="1"/>
      <w:numFmt w:val="bullet"/>
      <w:lvlText w:val=""/>
      <w:lvlJc w:val="left"/>
      <w:pPr>
        <w:ind w:left="2160" w:hanging="360"/>
      </w:pPr>
      <w:rPr>
        <w:rFonts w:ascii="Wingdings" w:hAnsi="Wingdings" w:hint="default"/>
      </w:rPr>
    </w:lvl>
    <w:lvl w:ilvl="3" w:tplc="81005D7A">
      <w:start w:val="1"/>
      <w:numFmt w:val="bullet"/>
      <w:lvlText w:val=""/>
      <w:lvlJc w:val="left"/>
      <w:pPr>
        <w:ind w:left="2880" w:hanging="360"/>
      </w:pPr>
      <w:rPr>
        <w:rFonts w:ascii="Symbol" w:hAnsi="Symbol" w:hint="default"/>
      </w:rPr>
    </w:lvl>
    <w:lvl w:ilvl="4" w:tplc="9A44A758">
      <w:start w:val="1"/>
      <w:numFmt w:val="bullet"/>
      <w:lvlText w:val="o"/>
      <w:lvlJc w:val="left"/>
      <w:pPr>
        <w:ind w:left="3600" w:hanging="360"/>
      </w:pPr>
      <w:rPr>
        <w:rFonts w:ascii="Courier New" w:hAnsi="Courier New" w:hint="default"/>
      </w:rPr>
    </w:lvl>
    <w:lvl w:ilvl="5" w:tplc="4BE4BB72">
      <w:start w:val="1"/>
      <w:numFmt w:val="bullet"/>
      <w:lvlText w:val=""/>
      <w:lvlJc w:val="left"/>
      <w:pPr>
        <w:ind w:left="4320" w:hanging="360"/>
      </w:pPr>
      <w:rPr>
        <w:rFonts w:ascii="Wingdings" w:hAnsi="Wingdings" w:hint="default"/>
      </w:rPr>
    </w:lvl>
    <w:lvl w:ilvl="6" w:tplc="8EE8DDC6">
      <w:start w:val="1"/>
      <w:numFmt w:val="bullet"/>
      <w:lvlText w:val=""/>
      <w:lvlJc w:val="left"/>
      <w:pPr>
        <w:ind w:left="5040" w:hanging="360"/>
      </w:pPr>
      <w:rPr>
        <w:rFonts w:ascii="Symbol" w:hAnsi="Symbol" w:hint="default"/>
      </w:rPr>
    </w:lvl>
    <w:lvl w:ilvl="7" w:tplc="A1968C6E">
      <w:start w:val="1"/>
      <w:numFmt w:val="bullet"/>
      <w:lvlText w:val="o"/>
      <w:lvlJc w:val="left"/>
      <w:pPr>
        <w:ind w:left="5760" w:hanging="360"/>
      </w:pPr>
      <w:rPr>
        <w:rFonts w:ascii="Courier New" w:hAnsi="Courier New" w:hint="default"/>
      </w:rPr>
    </w:lvl>
    <w:lvl w:ilvl="8" w:tplc="E4728432">
      <w:start w:val="1"/>
      <w:numFmt w:val="bullet"/>
      <w:lvlText w:val=""/>
      <w:lvlJc w:val="left"/>
      <w:pPr>
        <w:ind w:left="6480" w:hanging="360"/>
      </w:pPr>
      <w:rPr>
        <w:rFonts w:ascii="Wingdings" w:hAnsi="Wingdings" w:hint="default"/>
      </w:rPr>
    </w:lvl>
  </w:abstractNum>
  <w:abstractNum w:abstractNumId="2" w15:restartNumberingAfterBreak="0">
    <w:nsid w:val="028C67BC"/>
    <w:multiLevelType w:val="multilevel"/>
    <w:tmpl w:val="B9BC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B64C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6F552D"/>
    <w:multiLevelType w:val="multilevel"/>
    <w:tmpl w:val="C5C22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51BF9"/>
    <w:multiLevelType w:val="multilevel"/>
    <w:tmpl w:val="974A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F0B22"/>
    <w:multiLevelType w:val="hybridMultilevel"/>
    <w:tmpl w:val="FFFFFFFF"/>
    <w:lvl w:ilvl="0" w:tplc="E9E69978">
      <w:start w:val="1"/>
      <w:numFmt w:val="bullet"/>
      <w:lvlText w:val="-"/>
      <w:lvlJc w:val="left"/>
      <w:pPr>
        <w:ind w:left="720" w:hanging="360"/>
      </w:pPr>
      <w:rPr>
        <w:rFonts w:ascii="Aptos" w:hAnsi="Aptos" w:hint="default"/>
      </w:rPr>
    </w:lvl>
    <w:lvl w:ilvl="1" w:tplc="2C00420A">
      <w:start w:val="1"/>
      <w:numFmt w:val="bullet"/>
      <w:lvlText w:val="o"/>
      <w:lvlJc w:val="left"/>
      <w:pPr>
        <w:ind w:left="1440" w:hanging="360"/>
      </w:pPr>
      <w:rPr>
        <w:rFonts w:ascii="Courier New" w:hAnsi="Courier New" w:hint="default"/>
      </w:rPr>
    </w:lvl>
    <w:lvl w:ilvl="2" w:tplc="EB08315E">
      <w:start w:val="1"/>
      <w:numFmt w:val="bullet"/>
      <w:lvlText w:val=""/>
      <w:lvlJc w:val="left"/>
      <w:pPr>
        <w:ind w:left="2160" w:hanging="360"/>
      </w:pPr>
      <w:rPr>
        <w:rFonts w:ascii="Wingdings" w:hAnsi="Wingdings" w:hint="default"/>
      </w:rPr>
    </w:lvl>
    <w:lvl w:ilvl="3" w:tplc="746822DA">
      <w:start w:val="1"/>
      <w:numFmt w:val="bullet"/>
      <w:lvlText w:val=""/>
      <w:lvlJc w:val="left"/>
      <w:pPr>
        <w:ind w:left="2880" w:hanging="360"/>
      </w:pPr>
      <w:rPr>
        <w:rFonts w:ascii="Symbol" w:hAnsi="Symbol" w:hint="default"/>
      </w:rPr>
    </w:lvl>
    <w:lvl w:ilvl="4" w:tplc="65B67182">
      <w:start w:val="1"/>
      <w:numFmt w:val="bullet"/>
      <w:lvlText w:val="o"/>
      <w:lvlJc w:val="left"/>
      <w:pPr>
        <w:ind w:left="3600" w:hanging="360"/>
      </w:pPr>
      <w:rPr>
        <w:rFonts w:ascii="Courier New" w:hAnsi="Courier New" w:hint="default"/>
      </w:rPr>
    </w:lvl>
    <w:lvl w:ilvl="5" w:tplc="29947ABE">
      <w:start w:val="1"/>
      <w:numFmt w:val="bullet"/>
      <w:lvlText w:val=""/>
      <w:lvlJc w:val="left"/>
      <w:pPr>
        <w:ind w:left="4320" w:hanging="360"/>
      </w:pPr>
      <w:rPr>
        <w:rFonts w:ascii="Wingdings" w:hAnsi="Wingdings" w:hint="default"/>
      </w:rPr>
    </w:lvl>
    <w:lvl w:ilvl="6" w:tplc="299001D0">
      <w:start w:val="1"/>
      <w:numFmt w:val="bullet"/>
      <w:lvlText w:val=""/>
      <w:lvlJc w:val="left"/>
      <w:pPr>
        <w:ind w:left="5040" w:hanging="360"/>
      </w:pPr>
      <w:rPr>
        <w:rFonts w:ascii="Symbol" w:hAnsi="Symbol" w:hint="default"/>
      </w:rPr>
    </w:lvl>
    <w:lvl w:ilvl="7" w:tplc="D26AAD16">
      <w:start w:val="1"/>
      <w:numFmt w:val="bullet"/>
      <w:lvlText w:val="o"/>
      <w:lvlJc w:val="left"/>
      <w:pPr>
        <w:ind w:left="5760" w:hanging="360"/>
      </w:pPr>
      <w:rPr>
        <w:rFonts w:ascii="Courier New" w:hAnsi="Courier New" w:hint="default"/>
      </w:rPr>
    </w:lvl>
    <w:lvl w:ilvl="8" w:tplc="D7767886">
      <w:start w:val="1"/>
      <w:numFmt w:val="bullet"/>
      <w:lvlText w:val=""/>
      <w:lvlJc w:val="left"/>
      <w:pPr>
        <w:ind w:left="6480" w:hanging="360"/>
      </w:pPr>
      <w:rPr>
        <w:rFonts w:ascii="Wingdings" w:hAnsi="Wingdings" w:hint="default"/>
      </w:rPr>
    </w:lvl>
  </w:abstractNum>
  <w:abstractNum w:abstractNumId="7" w15:restartNumberingAfterBreak="0">
    <w:nsid w:val="1215B917"/>
    <w:multiLevelType w:val="hybridMultilevel"/>
    <w:tmpl w:val="FFFFFFFF"/>
    <w:lvl w:ilvl="0" w:tplc="FFFFFFFF">
      <w:start w:val="1"/>
      <w:numFmt w:val="bullet"/>
      <w:lvlText w:val="-"/>
      <w:lvlJc w:val="left"/>
      <w:pPr>
        <w:ind w:left="720" w:hanging="360"/>
      </w:pPr>
      <w:rPr>
        <w:rFonts w:ascii="Aptos" w:hAnsi="Aptos" w:hint="default"/>
      </w:rPr>
    </w:lvl>
    <w:lvl w:ilvl="1" w:tplc="B8ECB254">
      <w:start w:val="1"/>
      <w:numFmt w:val="bullet"/>
      <w:lvlText w:val="o"/>
      <w:lvlJc w:val="left"/>
      <w:pPr>
        <w:ind w:left="1440" w:hanging="360"/>
      </w:pPr>
      <w:rPr>
        <w:rFonts w:ascii="Courier New" w:hAnsi="Courier New" w:hint="default"/>
      </w:rPr>
    </w:lvl>
    <w:lvl w:ilvl="2" w:tplc="B354142A">
      <w:start w:val="1"/>
      <w:numFmt w:val="bullet"/>
      <w:lvlText w:val=""/>
      <w:lvlJc w:val="left"/>
      <w:pPr>
        <w:ind w:left="2160" w:hanging="360"/>
      </w:pPr>
      <w:rPr>
        <w:rFonts w:ascii="Wingdings" w:hAnsi="Wingdings" w:hint="default"/>
      </w:rPr>
    </w:lvl>
    <w:lvl w:ilvl="3" w:tplc="DE62CEF2">
      <w:start w:val="1"/>
      <w:numFmt w:val="bullet"/>
      <w:lvlText w:val=""/>
      <w:lvlJc w:val="left"/>
      <w:pPr>
        <w:ind w:left="2880" w:hanging="360"/>
      </w:pPr>
      <w:rPr>
        <w:rFonts w:ascii="Symbol" w:hAnsi="Symbol" w:hint="default"/>
      </w:rPr>
    </w:lvl>
    <w:lvl w:ilvl="4" w:tplc="B882F27C">
      <w:start w:val="1"/>
      <w:numFmt w:val="bullet"/>
      <w:lvlText w:val="o"/>
      <w:lvlJc w:val="left"/>
      <w:pPr>
        <w:ind w:left="3600" w:hanging="360"/>
      </w:pPr>
      <w:rPr>
        <w:rFonts w:ascii="Courier New" w:hAnsi="Courier New" w:hint="default"/>
      </w:rPr>
    </w:lvl>
    <w:lvl w:ilvl="5" w:tplc="19A4F802">
      <w:start w:val="1"/>
      <w:numFmt w:val="bullet"/>
      <w:lvlText w:val=""/>
      <w:lvlJc w:val="left"/>
      <w:pPr>
        <w:ind w:left="4320" w:hanging="360"/>
      </w:pPr>
      <w:rPr>
        <w:rFonts w:ascii="Wingdings" w:hAnsi="Wingdings" w:hint="default"/>
      </w:rPr>
    </w:lvl>
    <w:lvl w:ilvl="6" w:tplc="12EEA2E4">
      <w:start w:val="1"/>
      <w:numFmt w:val="bullet"/>
      <w:lvlText w:val=""/>
      <w:lvlJc w:val="left"/>
      <w:pPr>
        <w:ind w:left="5040" w:hanging="360"/>
      </w:pPr>
      <w:rPr>
        <w:rFonts w:ascii="Symbol" w:hAnsi="Symbol" w:hint="default"/>
      </w:rPr>
    </w:lvl>
    <w:lvl w:ilvl="7" w:tplc="741A84A0">
      <w:start w:val="1"/>
      <w:numFmt w:val="bullet"/>
      <w:lvlText w:val="o"/>
      <w:lvlJc w:val="left"/>
      <w:pPr>
        <w:ind w:left="5760" w:hanging="360"/>
      </w:pPr>
      <w:rPr>
        <w:rFonts w:ascii="Courier New" w:hAnsi="Courier New" w:hint="default"/>
      </w:rPr>
    </w:lvl>
    <w:lvl w:ilvl="8" w:tplc="65722E02">
      <w:start w:val="1"/>
      <w:numFmt w:val="bullet"/>
      <w:lvlText w:val=""/>
      <w:lvlJc w:val="left"/>
      <w:pPr>
        <w:ind w:left="6480" w:hanging="360"/>
      </w:pPr>
      <w:rPr>
        <w:rFonts w:ascii="Wingdings" w:hAnsi="Wingdings" w:hint="default"/>
      </w:rPr>
    </w:lvl>
  </w:abstractNum>
  <w:abstractNum w:abstractNumId="8" w15:restartNumberingAfterBreak="0">
    <w:nsid w:val="173E58D9"/>
    <w:multiLevelType w:val="multilevel"/>
    <w:tmpl w:val="79205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D0829"/>
    <w:multiLevelType w:val="multilevel"/>
    <w:tmpl w:val="6BB2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876BD"/>
    <w:multiLevelType w:val="multilevel"/>
    <w:tmpl w:val="FC4A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60116"/>
    <w:multiLevelType w:val="multilevel"/>
    <w:tmpl w:val="9F8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42BCA"/>
    <w:multiLevelType w:val="multilevel"/>
    <w:tmpl w:val="4BB25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57AEC"/>
    <w:multiLevelType w:val="hybridMultilevel"/>
    <w:tmpl w:val="FFFFFFFF"/>
    <w:lvl w:ilvl="0" w:tplc="DCF2E482">
      <w:start w:val="1"/>
      <w:numFmt w:val="bullet"/>
      <w:lvlText w:val="-"/>
      <w:lvlJc w:val="left"/>
      <w:pPr>
        <w:ind w:left="720" w:hanging="360"/>
      </w:pPr>
      <w:rPr>
        <w:rFonts w:ascii="Aptos" w:hAnsi="Aptos" w:hint="default"/>
      </w:rPr>
    </w:lvl>
    <w:lvl w:ilvl="1" w:tplc="F9246030">
      <w:start w:val="1"/>
      <w:numFmt w:val="bullet"/>
      <w:lvlText w:val="o"/>
      <w:lvlJc w:val="left"/>
      <w:pPr>
        <w:ind w:left="1440" w:hanging="360"/>
      </w:pPr>
      <w:rPr>
        <w:rFonts w:ascii="Courier New" w:hAnsi="Courier New" w:hint="default"/>
      </w:rPr>
    </w:lvl>
    <w:lvl w:ilvl="2" w:tplc="A06E076A">
      <w:start w:val="1"/>
      <w:numFmt w:val="bullet"/>
      <w:lvlText w:val=""/>
      <w:lvlJc w:val="left"/>
      <w:pPr>
        <w:ind w:left="2160" w:hanging="360"/>
      </w:pPr>
      <w:rPr>
        <w:rFonts w:ascii="Wingdings" w:hAnsi="Wingdings" w:hint="default"/>
      </w:rPr>
    </w:lvl>
    <w:lvl w:ilvl="3" w:tplc="CCE02F3C">
      <w:start w:val="1"/>
      <w:numFmt w:val="bullet"/>
      <w:lvlText w:val=""/>
      <w:lvlJc w:val="left"/>
      <w:pPr>
        <w:ind w:left="2880" w:hanging="360"/>
      </w:pPr>
      <w:rPr>
        <w:rFonts w:ascii="Symbol" w:hAnsi="Symbol" w:hint="default"/>
      </w:rPr>
    </w:lvl>
    <w:lvl w:ilvl="4" w:tplc="6986A7F6">
      <w:start w:val="1"/>
      <w:numFmt w:val="bullet"/>
      <w:lvlText w:val="o"/>
      <w:lvlJc w:val="left"/>
      <w:pPr>
        <w:ind w:left="3600" w:hanging="360"/>
      </w:pPr>
      <w:rPr>
        <w:rFonts w:ascii="Courier New" w:hAnsi="Courier New" w:hint="default"/>
      </w:rPr>
    </w:lvl>
    <w:lvl w:ilvl="5" w:tplc="F710BD20">
      <w:start w:val="1"/>
      <w:numFmt w:val="bullet"/>
      <w:lvlText w:val=""/>
      <w:lvlJc w:val="left"/>
      <w:pPr>
        <w:ind w:left="4320" w:hanging="360"/>
      </w:pPr>
      <w:rPr>
        <w:rFonts w:ascii="Wingdings" w:hAnsi="Wingdings" w:hint="default"/>
      </w:rPr>
    </w:lvl>
    <w:lvl w:ilvl="6" w:tplc="F3DE19A6">
      <w:start w:val="1"/>
      <w:numFmt w:val="bullet"/>
      <w:lvlText w:val=""/>
      <w:lvlJc w:val="left"/>
      <w:pPr>
        <w:ind w:left="5040" w:hanging="360"/>
      </w:pPr>
      <w:rPr>
        <w:rFonts w:ascii="Symbol" w:hAnsi="Symbol" w:hint="default"/>
      </w:rPr>
    </w:lvl>
    <w:lvl w:ilvl="7" w:tplc="4796C306">
      <w:start w:val="1"/>
      <w:numFmt w:val="bullet"/>
      <w:lvlText w:val="o"/>
      <w:lvlJc w:val="left"/>
      <w:pPr>
        <w:ind w:left="5760" w:hanging="360"/>
      </w:pPr>
      <w:rPr>
        <w:rFonts w:ascii="Courier New" w:hAnsi="Courier New" w:hint="default"/>
      </w:rPr>
    </w:lvl>
    <w:lvl w:ilvl="8" w:tplc="5A24A54E">
      <w:start w:val="1"/>
      <w:numFmt w:val="bullet"/>
      <w:lvlText w:val=""/>
      <w:lvlJc w:val="left"/>
      <w:pPr>
        <w:ind w:left="6480" w:hanging="360"/>
      </w:pPr>
      <w:rPr>
        <w:rFonts w:ascii="Wingdings" w:hAnsi="Wingdings" w:hint="default"/>
      </w:rPr>
    </w:lvl>
  </w:abstractNum>
  <w:abstractNum w:abstractNumId="14" w15:restartNumberingAfterBreak="0">
    <w:nsid w:val="247E30D7"/>
    <w:multiLevelType w:val="multilevel"/>
    <w:tmpl w:val="E5EE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B3BD1"/>
    <w:multiLevelType w:val="hybridMultilevel"/>
    <w:tmpl w:val="FFFFFFFF"/>
    <w:lvl w:ilvl="0" w:tplc="96B66A7E">
      <w:start w:val="1"/>
      <w:numFmt w:val="bullet"/>
      <w:lvlText w:val="-"/>
      <w:lvlJc w:val="left"/>
      <w:pPr>
        <w:ind w:left="720" w:hanging="360"/>
      </w:pPr>
      <w:rPr>
        <w:rFonts w:ascii="Aptos" w:hAnsi="Aptos" w:hint="default"/>
      </w:rPr>
    </w:lvl>
    <w:lvl w:ilvl="1" w:tplc="C574A446">
      <w:start w:val="1"/>
      <w:numFmt w:val="bullet"/>
      <w:lvlText w:val="o"/>
      <w:lvlJc w:val="left"/>
      <w:pPr>
        <w:ind w:left="1440" w:hanging="360"/>
      </w:pPr>
      <w:rPr>
        <w:rFonts w:ascii="Courier New" w:hAnsi="Courier New" w:hint="default"/>
      </w:rPr>
    </w:lvl>
    <w:lvl w:ilvl="2" w:tplc="9D52BF42">
      <w:start w:val="1"/>
      <w:numFmt w:val="bullet"/>
      <w:lvlText w:val=""/>
      <w:lvlJc w:val="left"/>
      <w:pPr>
        <w:ind w:left="2160" w:hanging="360"/>
      </w:pPr>
      <w:rPr>
        <w:rFonts w:ascii="Wingdings" w:hAnsi="Wingdings" w:hint="default"/>
      </w:rPr>
    </w:lvl>
    <w:lvl w:ilvl="3" w:tplc="BF107F90">
      <w:start w:val="1"/>
      <w:numFmt w:val="bullet"/>
      <w:lvlText w:val=""/>
      <w:lvlJc w:val="left"/>
      <w:pPr>
        <w:ind w:left="2880" w:hanging="360"/>
      </w:pPr>
      <w:rPr>
        <w:rFonts w:ascii="Symbol" w:hAnsi="Symbol" w:hint="default"/>
      </w:rPr>
    </w:lvl>
    <w:lvl w:ilvl="4" w:tplc="54024746">
      <w:start w:val="1"/>
      <w:numFmt w:val="bullet"/>
      <w:lvlText w:val="o"/>
      <w:lvlJc w:val="left"/>
      <w:pPr>
        <w:ind w:left="3600" w:hanging="360"/>
      </w:pPr>
      <w:rPr>
        <w:rFonts w:ascii="Courier New" w:hAnsi="Courier New" w:hint="default"/>
      </w:rPr>
    </w:lvl>
    <w:lvl w:ilvl="5" w:tplc="A63CE094">
      <w:start w:val="1"/>
      <w:numFmt w:val="bullet"/>
      <w:lvlText w:val=""/>
      <w:lvlJc w:val="left"/>
      <w:pPr>
        <w:ind w:left="4320" w:hanging="360"/>
      </w:pPr>
      <w:rPr>
        <w:rFonts w:ascii="Wingdings" w:hAnsi="Wingdings" w:hint="default"/>
      </w:rPr>
    </w:lvl>
    <w:lvl w:ilvl="6" w:tplc="51C4556C">
      <w:start w:val="1"/>
      <w:numFmt w:val="bullet"/>
      <w:lvlText w:val=""/>
      <w:lvlJc w:val="left"/>
      <w:pPr>
        <w:ind w:left="5040" w:hanging="360"/>
      </w:pPr>
      <w:rPr>
        <w:rFonts w:ascii="Symbol" w:hAnsi="Symbol" w:hint="default"/>
      </w:rPr>
    </w:lvl>
    <w:lvl w:ilvl="7" w:tplc="9BEC485A">
      <w:start w:val="1"/>
      <w:numFmt w:val="bullet"/>
      <w:lvlText w:val="o"/>
      <w:lvlJc w:val="left"/>
      <w:pPr>
        <w:ind w:left="5760" w:hanging="360"/>
      </w:pPr>
      <w:rPr>
        <w:rFonts w:ascii="Courier New" w:hAnsi="Courier New" w:hint="default"/>
      </w:rPr>
    </w:lvl>
    <w:lvl w:ilvl="8" w:tplc="34FAA42E">
      <w:start w:val="1"/>
      <w:numFmt w:val="bullet"/>
      <w:lvlText w:val=""/>
      <w:lvlJc w:val="left"/>
      <w:pPr>
        <w:ind w:left="6480" w:hanging="360"/>
      </w:pPr>
      <w:rPr>
        <w:rFonts w:ascii="Wingdings" w:hAnsi="Wingdings" w:hint="default"/>
      </w:rPr>
    </w:lvl>
  </w:abstractNum>
  <w:abstractNum w:abstractNumId="16" w15:restartNumberingAfterBreak="0">
    <w:nsid w:val="24FA419D"/>
    <w:multiLevelType w:val="multilevel"/>
    <w:tmpl w:val="CC0A55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5A72814"/>
    <w:multiLevelType w:val="multilevel"/>
    <w:tmpl w:val="86223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57433"/>
    <w:multiLevelType w:val="multilevel"/>
    <w:tmpl w:val="334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C0F86"/>
    <w:multiLevelType w:val="multilevel"/>
    <w:tmpl w:val="5290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D0BAD"/>
    <w:multiLevelType w:val="multilevel"/>
    <w:tmpl w:val="1E563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C8ECD"/>
    <w:multiLevelType w:val="hybridMultilevel"/>
    <w:tmpl w:val="FFFFFFFF"/>
    <w:lvl w:ilvl="0" w:tplc="80DC14BE">
      <w:start w:val="1"/>
      <w:numFmt w:val="bullet"/>
      <w:lvlText w:val="-"/>
      <w:lvlJc w:val="left"/>
      <w:pPr>
        <w:ind w:left="720" w:hanging="360"/>
      </w:pPr>
      <w:rPr>
        <w:rFonts w:ascii="Aptos" w:hAnsi="Aptos" w:hint="default"/>
      </w:rPr>
    </w:lvl>
    <w:lvl w:ilvl="1" w:tplc="0E368978">
      <w:start w:val="1"/>
      <w:numFmt w:val="bullet"/>
      <w:lvlText w:val="o"/>
      <w:lvlJc w:val="left"/>
      <w:pPr>
        <w:ind w:left="1440" w:hanging="360"/>
      </w:pPr>
      <w:rPr>
        <w:rFonts w:ascii="Courier New" w:hAnsi="Courier New" w:hint="default"/>
      </w:rPr>
    </w:lvl>
    <w:lvl w:ilvl="2" w:tplc="2F4CF5FA">
      <w:start w:val="1"/>
      <w:numFmt w:val="bullet"/>
      <w:lvlText w:val=""/>
      <w:lvlJc w:val="left"/>
      <w:pPr>
        <w:ind w:left="2160" w:hanging="360"/>
      </w:pPr>
      <w:rPr>
        <w:rFonts w:ascii="Wingdings" w:hAnsi="Wingdings" w:hint="default"/>
      </w:rPr>
    </w:lvl>
    <w:lvl w:ilvl="3" w:tplc="3E0A577C">
      <w:start w:val="1"/>
      <w:numFmt w:val="bullet"/>
      <w:lvlText w:val=""/>
      <w:lvlJc w:val="left"/>
      <w:pPr>
        <w:ind w:left="2880" w:hanging="360"/>
      </w:pPr>
      <w:rPr>
        <w:rFonts w:ascii="Symbol" w:hAnsi="Symbol" w:hint="default"/>
      </w:rPr>
    </w:lvl>
    <w:lvl w:ilvl="4" w:tplc="B6F2E952">
      <w:start w:val="1"/>
      <w:numFmt w:val="bullet"/>
      <w:lvlText w:val="o"/>
      <w:lvlJc w:val="left"/>
      <w:pPr>
        <w:ind w:left="3600" w:hanging="360"/>
      </w:pPr>
      <w:rPr>
        <w:rFonts w:ascii="Courier New" w:hAnsi="Courier New" w:hint="default"/>
      </w:rPr>
    </w:lvl>
    <w:lvl w:ilvl="5" w:tplc="7E480CBC">
      <w:start w:val="1"/>
      <w:numFmt w:val="bullet"/>
      <w:lvlText w:val=""/>
      <w:lvlJc w:val="left"/>
      <w:pPr>
        <w:ind w:left="4320" w:hanging="360"/>
      </w:pPr>
      <w:rPr>
        <w:rFonts w:ascii="Wingdings" w:hAnsi="Wingdings" w:hint="default"/>
      </w:rPr>
    </w:lvl>
    <w:lvl w:ilvl="6" w:tplc="E9AA9CA4">
      <w:start w:val="1"/>
      <w:numFmt w:val="bullet"/>
      <w:lvlText w:val=""/>
      <w:lvlJc w:val="left"/>
      <w:pPr>
        <w:ind w:left="5040" w:hanging="360"/>
      </w:pPr>
      <w:rPr>
        <w:rFonts w:ascii="Symbol" w:hAnsi="Symbol" w:hint="default"/>
      </w:rPr>
    </w:lvl>
    <w:lvl w:ilvl="7" w:tplc="ED6C02A2">
      <w:start w:val="1"/>
      <w:numFmt w:val="bullet"/>
      <w:lvlText w:val="o"/>
      <w:lvlJc w:val="left"/>
      <w:pPr>
        <w:ind w:left="5760" w:hanging="360"/>
      </w:pPr>
      <w:rPr>
        <w:rFonts w:ascii="Courier New" w:hAnsi="Courier New" w:hint="default"/>
      </w:rPr>
    </w:lvl>
    <w:lvl w:ilvl="8" w:tplc="3B4AFFEA">
      <w:start w:val="1"/>
      <w:numFmt w:val="bullet"/>
      <w:lvlText w:val=""/>
      <w:lvlJc w:val="left"/>
      <w:pPr>
        <w:ind w:left="6480" w:hanging="360"/>
      </w:pPr>
      <w:rPr>
        <w:rFonts w:ascii="Wingdings" w:hAnsi="Wingdings" w:hint="default"/>
      </w:rPr>
    </w:lvl>
  </w:abstractNum>
  <w:abstractNum w:abstractNumId="22" w15:restartNumberingAfterBreak="0">
    <w:nsid w:val="31D86C53"/>
    <w:multiLevelType w:val="multilevel"/>
    <w:tmpl w:val="0EB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455E4"/>
    <w:multiLevelType w:val="multilevel"/>
    <w:tmpl w:val="BA16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65BC4"/>
    <w:multiLevelType w:val="multilevel"/>
    <w:tmpl w:val="72A49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8B2073"/>
    <w:multiLevelType w:val="multilevel"/>
    <w:tmpl w:val="45ECE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817971"/>
    <w:multiLevelType w:val="multilevel"/>
    <w:tmpl w:val="86E4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C3182"/>
    <w:multiLevelType w:val="multilevel"/>
    <w:tmpl w:val="06DC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5143C"/>
    <w:multiLevelType w:val="multilevel"/>
    <w:tmpl w:val="D3D6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344545"/>
    <w:multiLevelType w:val="multilevel"/>
    <w:tmpl w:val="E89C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D41CF4"/>
    <w:multiLevelType w:val="hybridMultilevel"/>
    <w:tmpl w:val="FFFFFFFF"/>
    <w:lvl w:ilvl="0" w:tplc="8C9E34C2">
      <w:start w:val="1"/>
      <w:numFmt w:val="bullet"/>
      <w:lvlText w:val="-"/>
      <w:lvlJc w:val="left"/>
      <w:pPr>
        <w:ind w:left="720" w:hanging="360"/>
      </w:pPr>
      <w:rPr>
        <w:rFonts w:ascii="Aptos" w:hAnsi="Aptos" w:hint="default"/>
      </w:rPr>
    </w:lvl>
    <w:lvl w:ilvl="1" w:tplc="46DE437C">
      <w:start w:val="1"/>
      <w:numFmt w:val="bullet"/>
      <w:lvlText w:val="o"/>
      <w:lvlJc w:val="left"/>
      <w:pPr>
        <w:ind w:left="1440" w:hanging="360"/>
      </w:pPr>
      <w:rPr>
        <w:rFonts w:ascii="Courier New" w:hAnsi="Courier New" w:hint="default"/>
      </w:rPr>
    </w:lvl>
    <w:lvl w:ilvl="2" w:tplc="3CCE14FE">
      <w:start w:val="1"/>
      <w:numFmt w:val="bullet"/>
      <w:lvlText w:val=""/>
      <w:lvlJc w:val="left"/>
      <w:pPr>
        <w:ind w:left="2160" w:hanging="360"/>
      </w:pPr>
      <w:rPr>
        <w:rFonts w:ascii="Wingdings" w:hAnsi="Wingdings" w:hint="default"/>
      </w:rPr>
    </w:lvl>
    <w:lvl w:ilvl="3" w:tplc="CB42239A">
      <w:start w:val="1"/>
      <w:numFmt w:val="bullet"/>
      <w:lvlText w:val=""/>
      <w:lvlJc w:val="left"/>
      <w:pPr>
        <w:ind w:left="2880" w:hanging="360"/>
      </w:pPr>
      <w:rPr>
        <w:rFonts w:ascii="Symbol" w:hAnsi="Symbol" w:hint="default"/>
      </w:rPr>
    </w:lvl>
    <w:lvl w:ilvl="4" w:tplc="3E0E1618">
      <w:start w:val="1"/>
      <w:numFmt w:val="bullet"/>
      <w:lvlText w:val="o"/>
      <w:lvlJc w:val="left"/>
      <w:pPr>
        <w:ind w:left="3600" w:hanging="360"/>
      </w:pPr>
      <w:rPr>
        <w:rFonts w:ascii="Courier New" w:hAnsi="Courier New" w:hint="default"/>
      </w:rPr>
    </w:lvl>
    <w:lvl w:ilvl="5" w:tplc="0E702392">
      <w:start w:val="1"/>
      <w:numFmt w:val="bullet"/>
      <w:lvlText w:val=""/>
      <w:lvlJc w:val="left"/>
      <w:pPr>
        <w:ind w:left="4320" w:hanging="360"/>
      </w:pPr>
      <w:rPr>
        <w:rFonts w:ascii="Wingdings" w:hAnsi="Wingdings" w:hint="default"/>
      </w:rPr>
    </w:lvl>
    <w:lvl w:ilvl="6" w:tplc="EC7C0B42">
      <w:start w:val="1"/>
      <w:numFmt w:val="bullet"/>
      <w:lvlText w:val=""/>
      <w:lvlJc w:val="left"/>
      <w:pPr>
        <w:ind w:left="5040" w:hanging="360"/>
      </w:pPr>
      <w:rPr>
        <w:rFonts w:ascii="Symbol" w:hAnsi="Symbol" w:hint="default"/>
      </w:rPr>
    </w:lvl>
    <w:lvl w:ilvl="7" w:tplc="35DC9628">
      <w:start w:val="1"/>
      <w:numFmt w:val="bullet"/>
      <w:lvlText w:val="o"/>
      <w:lvlJc w:val="left"/>
      <w:pPr>
        <w:ind w:left="5760" w:hanging="360"/>
      </w:pPr>
      <w:rPr>
        <w:rFonts w:ascii="Courier New" w:hAnsi="Courier New" w:hint="default"/>
      </w:rPr>
    </w:lvl>
    <w:lvl w:ilvl="8" w:tplc="0C102ECE">
      <w:start w:val="1"/>
      <w:numFmt w:val="bullet"/>
      <w:lvlText w:val=""/>
      <w:lvlJc w:val="left"/>
      <w:pPr>
        <w:ind w:left="6480" w:hanging="360"/>
      </w:pPr>
      <w:rPr>
        <w:rFonts w:ascii="Wingdings" w:hAnsi="Wingdings" w:hint="default"/>
      </w:rPr>
    </w:lvl>
  </w:abstractNum>
  <w:abstractNum w:abstractNumId="31" w15:restartNumberingAfterBreak="0">
    <w:nsid w:val="4006B5D4"/>
    <w:multiLevelType w:val="hybridMultilevel"/>
    <w:tmpl w:val="FFFFFFFF"/>
    <w:lvl w:ilvl="0" w:tplc="DBF86940">
      <w:start w:val="1"/>
      <w:numFmt w:val="bullet"/>
      <w:lvlText w:val="-"/>
      <w:lvlJc w:val="left"/>
      <w:pPr>
        <w:ind w:left="720" w:hanging="360"/>
      </w:pPr>
      <w:rPr>
        <w:rFonts w:ascii="Aptos" w:hAnsi="Aptos" w:hint="default"/>
      </w:rPr>
    </w:lvl>
    <w:lvl w:ilvl="1" w:tplc="19A8A86A">
      <w:start w:val="1"/>
      <w:numFmt w:val="bullet"/>
      <w:lvlText w:val="o"/>
      <w:lvlJc w:val="left"/>
      <w:pPr>
        <w:ind w:left="1440" w:hanging="360"/>
      </w:pPr>
      <w:rPr>
        <w:rFonts w:ascii="Courier New" w:hAnsi="Courier New" w:hint="default"/>
      </w:rPr>
    </w:lvl>
    <w:lvl w:ilvl="2" w:tplc="70B8B522">
      <w:start w:val="1"/>
      <w:numFmt w:val="bullet"/>
      <w:lvlText w:val=""/>
      <w:lvlJc w:val="left"/>
      <w:pPr>
        <w:ind w:left="2160" w:hanging="360"/>
      </w:pPr>
      <w:rPr>
        <w:rFonts w:ascii="Wingdings" w:hAnsi="Wingdings" w:hint="default"/>
      </w:rPr>
    </w:lvl>
    <w:lvl w:ilvl="3" w:tplc="8E40B53E">
      <w:start w:val="1"/>
      <w:numFmt w:val="bullet"/>
      <w:lvlText w:val=""/>
      <w:lvlJc w:val="left"/>
      <w:pPr>
        <w:ind w:left="2880" w:hanging="360"/>
      </w:pPr>
      <w:rPr>
        <w:rFonts w:ascii="Symbol" w:hAnsi="Symbol" w:hint="default"/>
      </w:rPr>
    </w:lvl>
    <w:lvl w:ilvl="4" w:tplc="AA7619C8">
      <w:start w:val="1"/>
      <w:numFmt w:val="bullet"/>
      <w:lvlText w:val="o"/>
      <w:lvlJc w:val="left"/>
      <w:pPr>
        <w:ind w:left="3600" w:hanging="360"/>
      </w:pPr>
      <w:rPr>
        <w:rFonts w:ascii="Courier New" w:hAnsi="Courier New" w:hint="default"/>
      </w:rPr>
    </w:lvl>
    <w:lvl w:ilvl="5" w:tplc="4F2E1AD0">
      <w:start w:val="1"/>
      <w:numFmt w:val="bullet"/>
      <w:lvlText w:val=""/>
      <w:lvlJc w:val="left"/>
      <w:pPr>
        <w:ind w:left="4320" w:hanging="360"/>
      </w:pPr>
      <w:rPr>
        <w:rFonts w:ascii="Wingdings" w:hAnsi="Wingdings" w:hint="default"/>
      </w:rPr>
    </w:lvl>
    <w:lvl w:ilvl="6" w:tplc="F8240076">
      <w:start w:val="1"/>
      <w:numFmt w:val="bullet"/>
      <w:lvlText w:val=""/>
      <w:lvlJc w:val="left"/>
      <w:pPr>
        <w:ind w:left="5040" w:hanging="360"/>
      </w:pPr>
      <w:rPr>
        <w:rFonts w:ascii="Symbol" w:hAnsi="Symbol" w:hint="default"/>
      </w:rPr>
    </w:lvl>
    <w:lvl w:ilvl="7" w:tplc="2E04C2D6">
      <w:start w:val="1"/>
      <w:numFmt w:val="bullet"/>
      <w:lvlText w:val="o"/>
      <w:lvlJc w:val="left"/>
      <w:pPr>
        <w:ind w:left="5760" w:hanging="360"/>
      </w:pPr>
      <w:rPr>
        <w:rFonts w:ascii="Courier New" w:hAnsi="Courier New" w:hint="default"/>
      </w:rPr>
    </w:lvl>
    <w:lvl w:ilvl="8" w:tplc="42926C80">
      <w:start w:val="1"/>
      <w:numFmt w:val="bullet"/>
      <w:lvlText w:val=""/>
      <w:lvlJc w:val="left"/>
      <w:pPr>
        <w:ind w:left="6480" w:hanging="360"/>
      </w:pPr>
      <w:rPr>
        <w:rFonts w:ascii="Wingdings" w:hAnsi="Wingdings" w:hint="default"/>
      </w:rPr>
    </w:lvl>
  </w:abstractNum>
  <w:abstractNum w:abstractNumId="32" w15:restartNumberingAfterBreak="0">
    <w:nsid w:val="402B65EF"/>
    <w:multiLevelType w:val="hybridMultilevel"/>
    <w:tmpl w:val="35A44A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1AF0EB1"/>
    <w:multiLevelType w:val="multilevel"/>
    <w:tmpl w:val="AA0AB2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27381E3"/>
    <w:multiLevelType w:val="hybridMultilevel"/>
    <w:tmpl w:val="FFFFFFFF"/>
    <w:lvl w:ilvl="0" w:tplc="DCFE9F92">
      <w:start w:val="1"/>
      <w:numFmt w:val="bullet"/>
      <w:lvlText w:val="-"/>
      <w:lvlJc w:val="left"/>
      <w:pPr>
        <w:ind w:left="720" w:hanging="360"/>
      </w:pPr>
      <w:rPr>
        <w:rFonts w:ascii="Aptos" w:hAnsi="Aptos" w:hint="default"/>
      </w:rPr>
    </w:lvl>
    <w:lvl w:ilvl="1" w:tplc="3F9CB0F2">
      <w:start w:val="1"/>
      <w:numFmt w:val="bullet"/>
      <w:lvlText w:val="o"/>
      <w:lvlJc w:val="left"/>
      <w:pPr>
        <w:ind w:left="1440" w:hanging="360"/>
      </w:pPr>
      <w:rPr>
        <w:rFonts w:ascii="Courier New" w:hAnsi="Courier New" w:hint="default"/>
      </w:rPr>
    </w:lvl>
    <w:lvl w:ilvl="2" w:tplc="E82C5CBC">
      <w:start w:val="1"/>
      <w:numFmt w:val="bullet"/>
      <w:lvlText w:val=""/>
      <w:lvlJc w:val="left"/>
      <w:pPr>
        <w:ind w:left="2160" w:hanging="360"/>
      </w:pPr>
      <w:rPr>
        <w:rFonts w:ascii="Wingdings" w:hAnsi="Wingdings" w:hint="default"/>
      </w:rPr>
    </w:lvl>
    <w:lvl w:ilvl="3" w:tplc="1388B894">
      <w:start w:val="1"/>
      <w:numFmt w:val="bullet"/>
      <w:lvlText w:val=""/>
      <w:lvlJc w:val="left"/>
      <w:pPr>
        <w:ind w:left="2880" w:hanging="360"/>
      </w:pPr>
      <w:rPr>
        <w:rFonts w:ascii="Symbol" w:hAnsi="Symbol" w:hint="default"/>
      </w:rPr>
    </w:lvl>
    <w:lvl w:ilvl="4" w:tplc="86947088">
      <w:start w:val="1"/>
      <w:numFmt w:val="bullet"/>
      <w:lvlText w:val="o"/>
      <w:lvlJc w:val="left"/>
      <w:pPr>
        <w:ind w:left="3600" w:hanging="360"/>
      </w:pPr>
      <w:rPr>
        <w:rFonts w:ascii="Courier New" w:hAnsi="Courier New" w:hint="default"/>
      </w:rPr>
    </w:lvl>
    <w:lvl w:ilvl="5" w:tplc="70F03716">
      <w:start w:val="1"/>
      <w:numFmt w:val="bullet"/>
      <w:lvlText w:val=""/>
      <w:lvlJc w:val="left"/>
      <w:pPr>
        <w:ind w:left="4320" w:hanging="360"/>
      </w:pPr>
      <w:rPr>
        <w:rFonts w:ascii="Wingdings" w:hAnsi="Wingdings" w:hint="default"/>
      </w:rPr>
    </w:lvl>
    <w:lvl w:ilvl="6" w:tplc="D4845CA8">
      <w:start w:val="1"/>
      <w:numFmt w:val="bullet"/>
      <w:lvlText w:val=""/>
      <w:lvlJc w:val="left"/>
      <w:pPr>
        <w:ind w:left="5040" w:hanging="360"/>
      </w:pPr>
      <w:rPr>
        <w:rFonts w:ascii="Symbol" w:hAnsi="Symbol" w:hint="default"/>
      </w:rPr>
    </w:lvl>
    <w:lvl w:ilvl="7" w:tplc="17069DDC">
      <w:start w:val="1"/>
      <w:numFmt w:val="bullet"/>
      <w:lvlText w:val="o"/>
      <w:lvlJc w:val="left"/>
      <w:pPr>
        <w:ind w:left="5760" w:hanging="360"/>
      </w:pPr>
      <w:rPr>
        <w:rFonts w:ascii="Courier New" w:hAnsi="Courier New" w:hint="default"/>
      </w:rPr>
    </w:lvl>
    <w:lvl w:ilvl="8" w:tplc="8E2CC8C4">
      <w:start w:val="1"/>
      <w:numFmt w:val="bullet"/>
      <w:lvlText w:val=""/>
      <w:lvlJc w:val="left"/>
      <w:pPr>
        <w:ind w:left="6480" w:hanging="360"/>
      </w:pPr>
      <w:rPr>
        <w:rFonts w:ascii="Wingdings" w:hAnsi="Wingdings" w:hint="default"/>
      </w:rPr>
    </w:lvl>
  </w:abstractNum>
  <w:abstractNum w:abstractNumId="35" w15:restartNumberingAfterBreak="0">
    <w:nsid w:val="44B470EB"/>
    <w:multiLevelType w:val="hybridMultilevel"/>
    <w:tmpl w:val="7BCA67C0"/>
    <w:lvl w:ilvl="0" w:tplc="DBF86940">
      <w:start w:val="1"/>
      <w:numFmt w:val="bullet"/>
      <w:lvlText w:val="-"/>
      <w:lvlJc w:val="left"/>
      <w:pPr>
        <w:ind w:left="720" w:hanging="360"/>
      </w:pPr>
      <w:rPr>
        <w:rFonts w:ascii="Aptos" w:hAnsi="Apto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4D02D0C"/>
    <w:multiLevelType w:val="multilevel"/>
    <w:tmpl w:val="A18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E264AD"/>
    <w:multiLevelType w:val="multilevel"/>
    <w:tmpl w:val="1A6E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2972DE"/>
    <w:multiLevelType w:val="multilevel"/>
    <w:tmpl w:val="E92E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BE574F"/>
    <w:multiLevelType w:val="multilevel"/>
    <w:tmpl w:val="6B4E2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0E4AC1"/>
    <w:multiLevelType w:val="hybridMultilevel"/>
    <w:tmpl w:val="815C0B16"/>
    <w:lvl w:ilvl="0" w:tplc="3FFC1ABC">
      <w:numFmt w:val="bullet"/>
      <w:lvlText w:val=""/>
      <w:lvlJc w:val="left"/>
      <w:pPr>
        <w:ind w:left="1288" w:hanging="360"/>
      </w:pPr>
      <w:rPr>
        <w:rFonts w:ascii="Symbol" w:eastAsia="Symbol" w:hAnsi="Symbol" w:cs="Symbol" w:hint="default"/>
        <w:b w:val="0"/>
        <w:bCs w:val="0"/>
        <w:i w:val="0"/>
        <w:iCs w:val="0"/>
        <w:spacing w:val="0"/>
        <w:w w:val="99"/>
        <w:sz w:val="20"/>
        <w:szCs w:val="20"/>
        <w:lang w:val="es-ES" w:eastAsia="en-US" w:bidi="ar-SA"/>
      </w:rPr>
    </w:lvl>
    <w:lvl w:ilvl="1" w:tplc="238642D8">
      <w:numFmt w:val="bullet"/>
      <w:lvlText w:val=""/>
      <w:lvlJc w:val="left"/>
      <w:pPr>
        <w:ind w:left="1649" w:hanging="361"/>
      </w:pPr>
      <w:rPr>
        <w:rFonts w:ascii="Wingdings" w:eastAsia="Wingdings" w:hAnsi="Wingdings" w:cs="Wingdings" w:hint="default"/>
        <w:b w:val="0"/>
        <w:bCs w:val="0"/>
        <w:i w:val="0"/>
        <w:iCs w:val="0"/>
        <w:spacing w:val="0"/>
        <w:w w:val="99"/>
        <w:sz w:val="20"/>
        <w:szCs w:val="20"/>
        <w:lang w:val="es-ES" w:eastAsia="en-US" w:bidi="ar-SA"/>
      </w:rPr>
    </w:lvl>
    <w:lvl w:ilvl="2" w:tplc="ACC46546">
      <w:numFmt w:val="bullet"/>
      <w:lvlText w:val="•"/>
      <w:lvlJc w:val="left"/>
      <w:pPr>
        <w:ind w:left="2465" w:hanging="361"/>
      </w:pPr>
      <w:rPr>
        <w:rFonts w:hint="default"/>
        <w:lang w:val="es-ES" w:eastAsia="en-US" w:bidi="ar-SA"/>
      </w:rPr>
    </w:lvl>
    <w:lvl w:ilvl="3" w:tplc="94A069D8">
      <w:numFmt w:val="bullet"/>
      <w:lvlText w:val="•"/>
      <w:lvlJc w:val="left"/>
      <w:pPr>
        <w:ind w:left="3291" w:hanging="361"/>
      </w:pPr>
      <w:rPr>
        <w:rFonts w:hint="default"/>
        <w:lang w:val="es-ES" w:eastAsia="en-US" w:bidi="ar-SA"/>
      </w:rPr>
    </w:lvl>
    <w:lvl w:ilvl="4" w:tplc="224618E2">
      <w:numFmt w:val="bullet"/>
      <w:lvlText w:val="•"/>
      <w:lvlJc w:val="left"/>
      <w:pPr>
        <w:ind w:left="4117" w:hanging="361"/>
      </w:pPr>
      <w:rPr>
        <w:rFonts w:hint="default"/>
        <w:lang w:val="es-ES" w:eastAsia="en-US" w:bidi="ar-SA"/>
      </w:rPr>
    </w:lvl>
    <w:lvl w:ilvl="5" w:tplc="14903D82">
      <w:numFmt w:val="bullet"/>
      <w:lvlText w:val="•"/>
      <w:lvlJc w:val="left"/>
      <w:pPr>
        <w:ind w:left="4943" w:hanging="361"/>
      </w:pPr>
      <w:rPr>
        <w:rFonts w:hint="default"/>
        <w:lang w:val="es-ES" w:eastAsia="en-US" w:bidi="ar-SA"/>
      </w:rPr>
    </w:lvl>
    <w:lvl w:ilvl="6" w:tplc="01709034">
      <w:numFmt w:val="bullet"/>
      <w:lvlText w:val="•"/>
      <w:lvlJc w:val="left"/>
      <w:pPr>
        <w:ind w:left="5769" w:hanging="361"/>
      </w:pPr>
      <w:rPr>
        <w:rFonts w:hint="default"/>
        <w:lang w:val="es-ES" w:eastAsia="en-US" w:bidi="ar-SA"/>
      </w:rPr>
    </w:lvl>
    <w:lvl w:ilvl="7" w:tplc="9BE07482">
      <w:numFmt w:val="bullet"/>
      <w:lvlText w:val="•"/>
      <w:lvlJc w:val="left"/>
      <w:pPr>
        <w:ind w:left="6595" w:hanging="361"/>
      </w:pPr>
      <w:rPr>
        <w:rFonts w:hint="default"/>
        <w:lang w:val="es-ES" w:eastAsia="en-US" w:bidi="ar-SA"/>
      </w:rPr>
    </w:lvl>
    <w:lvl w:ilvl="8" w:tplc="FBDA7360">
      <w:numFmt w:val="bullet"/>
      <w:lvlText w:val="•"/>
      <w:lvlJc w:val="left"/>
      <w:pPr>
        <w:ind w:left="7421" w:hanging="361"/>
      </w:pPr>
      <w:rPr>
        <w:rFonts w:hint="default"/>
        <w:lang w:val="es-ES" w:eastAsia="en-US" w:bidi="ar-SA"/>
      </w:rPr>
    </w:lvl>
  </w:abstractNum>
  <w:abstractNum w:abstractNumId="41" w15:restartNumberingAfterBreak="0">
    <w:nsid w:val="46C10FF2"/>
    <w:multiLevelType w:val="multilevel"/>
    <w:tmpl w:val="EDD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DB0202"/>
    <w:multiLevelType w:val="multilevel"/>
    <w:tmpl w:val="49C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7A721C"/>
    <w:multiLevelType w:val="multilevel"/>
    <w:tmpl w:val="C860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DBBF8B"/>
    <w:multiLevelType w:val="hybridMultilevel"/>
    <w:tmpl w:val="FFFFFFFF"/>
    <w:lvl w:ilvl="0" w:tplc="5A6E9BA8">
      <w:start w:val="1"/>
      <w:numFmt w:val="bullet"/>
      <w:lvlText w:val="-"/>
      <w:lvlJc w:val="left"/>
      <w:pPr>
        <w:ind w:left="720" w:hanging="360"/>
      </w:pPr>
      <w:rPr>
        <w:rFonts w:ascii="Aptos" w:hAnsi="Aptos" w:hint="default"/>
      </w:rPr>
    </w:lvl>
    <w:lvl w:ilvl="1" w:tplc="20DAC95E">
      <w:start w:val="1"/>
      <w:numFmt w:val="bullet"/>
      <w:lvlText w:val="o"/>
      <w:lvlJc w:val="left"/>
      <w:pPr>
        <w:ind w:left="1440" w:hanging="360"/>
      </w:pPr>
      <w:rPr>
        <w:rFonts w:ascii="Courier New" w:hAnsi="Courier New" w:hint="default"/>
      </w:rPr>
    </w:lvl>
    <w:lvl w:ilvl="2" w:tplc="8F760A56">
      <w:start w:val="1"/>
      <w:numFmt w:val="bullet"/>
      <w:lvlText w:val=""/>
      <w:lvlJc w:val="left"/>
      <w:pPr>
        <w:ind w:left="2160" w:hanging="360"/>
      </w:pPr>
      <w:rPr>
        <w:rFonts w:ascii="Wingdings" w:hAnsi="Wingdings" w:hint="default"/>
      </w:rPr>
    </w:lvl>
    <w:lvl w:ilvl="3" w:tplc="F530CDC8">
      <w:start w:val="1"/>
      <w:numFmt w:val="bullet"/>
      <w:lvlText w:val=""/>
      <w:lvlJc w:val="left"/>
      <w:pPr>
        <w:ind w:left="2880" w:hanging="360"/>
      </w:pPr>
      <w:rPr>
        <w:rFonts w:ascii="Symbol" w:hAnsi="Symbol" w:hint="default"/>
      </w:rPr>
    </w:lvl>
    <w:lvl w:ilvl="4" w:tplc="03204966">
      <w:start w:val="1"/>
      <w:numFmt w:val="bullet"/>
      <w:lvlText w:val="o"/>
      <w:lvlJc w:val="left"/>
      <w:pPr>
        <w:ind w:left="3600" w:hanging="360"/>
      </w:pPr>
      <w:rPr>
        <w:rFonts w:ascii="Courier New" w:hAnsi="Courier New" w:hint="default"/>
      </w:rPr>
    </w:lvl>
    <w:lvl w:ilvl="5" w:tplc="3DE60F46">
      <w:start w:val="1"/>
      <w:numFmt w:val="bullet"/>
      <w:lvlText w:val=""/>
      <w:lvlJc w:val="left"/>
      <w:pPr>
        <w:ind w:left="4320" w:hanging="360"/>
      </w:pPr>
      <w:rPr>
        <w:rFonts w:ascii="Wingdings" w:hAnsi="Wingdings" w:hint="default"/>
      </w:rPr>
    </w:lvl>
    <w:lvl w:ilvl="6" w:tplc="774AD084">
      <w:start w:val="1"/>
      <w:numFmt w:val="bullet"/>
      <w:lvlText w:val=""/>
      <w:lvlJc w:val="left"/>
      <w:pPr>
        <w:ind w:left="5040" w:hanging="360"/>
      </w:pPr>
      <w:rPr>
        <w:rFonts w:ascii="Symbol" w:hAnsi="Symbol" w:hint="default"/>
      </w:rPr>
    </w:lvl>
    <w:lvl w:ilvl="7" w:tplc="0EF2A3FA">
      <w:start w:val="1"/>
      <w:numFmt w:val="bullet"/>
      <w:lvlText w:val="o"/>
      <w:lvlJc w:val="left"/>
      <w:pPr>
        <w:ind w:left="5760" w:hanging="360"/>
      </w:pPr>
      <w:rPr>
        <w:rFonts w:ascii="Courier New" w:hAnsi="Courier New" w:hint="default"/>
      </w:rPr>
    </w:lvl>
    <w:lvl w:ilvl="8" w:tplc="22AECC32">
      <w:start w:val="1"/>
      <w:numFmt w:val="bullet"/>
      <w:lvlText w:val=""/>
      <w:lvlJc w:val="left"/>
      <w:pPr>
        <w:ind w:left="6480" w:hanging="360"/>
      </w:pPr>
      <w:rPr>
        <w:rFonts w:ascii="Wingdings" w:hAnsi="Wingdings" w:hint="default"/>
      </w:rPr>
    </w:lvl>
  </w:abstractNum>
  <w:abstractNum w:abstractNumId="45" w15:restartNumberingAfterBreak="0">
    <w:nsid w:val="4AFDF7AE"/>
    <w:multiLevelType w:val="hybridMultilevel"/>
    <w:tmpl w:val="FFFFFFFF"/>
    <w:lvl w:ilvl="0" w:tplc="61DEDE04">
      <w:start w:val="1"/>
      <w:numFmt w:val="bullet"/>
      <w:lvlText w:val="-"/>
      <w:lvlJc w:val="left"/>
      <w:pPr>
        <w:ind w:left="720" w:hanging="360"/>
      </w:pPr>
      <w:rPr>
        <w:rFonts w:ascii="Aptos" w:hAnsi="Aptos" w:hint="default"/>
      </w:rPr>
    </w:lvl>
    <w:lvl w:ilvl="1" w:tplc="C1B86A3A">
      <w:start w:val="1"/>
      <w:numFmt w:val="bullet"/>
      <w:lvlText w:val="o"/>
      <w:lvlJc w:val="left"/>
      <w:pPr>
        <w:ind w:left="1440" w:hanging="360"/>
      </w:pPr>
      <w:rPr>
        <w:rFonts w:ascii="Courier New" w:hAnsi="Courier New" w:hint="default"/>
      </w:rPr>
    </w:lvl>
    <w:lvl w:ilvl="2" w:tplc="CBA63C94">
      <w:start w:val="1"/>
      <w:numFmt w:val="bullet"/>
      <w:lvlText w:val=""/>
      <w:lvlJc w:val="left"/>
      <w:pPr>
        <w:ind w:left="2160" w:hanging="360"/>
      </w:pPr>
      <w:rPr>
        <w:rFonts w:ascii="Wingdings" w:hAnsi="Wingdings" w:hint="default"/>
      </w:rPr>
    </w:lvl>
    <w:lvl w:ilvl="3" w:tplc="42BCA4D4">
      <w:start w:val="1"/>
      <w:numFmt w:val="bullet"/>
      <w:lvlText w:val=""/>
      <w:lvlJc w:val="left"/>
      <w:pPr>
        <w:ind w:left="2880" w:hanging="360"/>
      </w:pPr>
      <w:rPr>
        <w:rFonts w:ascii="Symbol" w:hAnsi="Symbol" w:hint="default"/>
      </w:rPr>
    </w:lvl>
    <w:lvl w:ilvl="4" w:tplc="08502946">
      <w:start w:val="1"/>
      <w:numFmt w:val="bullet"/>
      <w:lvlText w:val="o"/>
      <w:lvlJc w:val="left"/>
      <w:pPr>
        <w:ind w:left="3600" w:hanging="360"/>
      </w:pPr>
      <w:rPr>
        <w:rFonts w:ascii="Courier New" w:hAnsi="Courier New" w:hint="default"/>
      </w:rPr>
    </w:lvl>
    <w:lvl w:ilvl="5" w:tplc="C31C9FBC">
      <w:start w:val="1"/>
      <w:numFmt w:val="bullet"/>
      <w:lvlText w:val=""/>
      <w:lvlJc w:val="left"/>
      <w:pPr>
        <w:ind w:left="4320" w:hanging="360"/>
      </w:pPr>
      <w:rPr>
        <w:rFonts w:ascii="Wingdings" w:hAnsi="Wingdings" w:hint="default"/>
      </w:rPr>
    </w:lvl>
    <w:lvl w:ilvl="6" w:tplc="7D1C3320">
      <w:start w:val="1"/>
      <w:numFmt w:val="bullet"/>
      <w:lvlText w:val=""/>
      <w:lvlJc w:val="left"/>
      <w:pPr>
        <w:ind w:left="5040" w:hanging="360"/>
      </w:pPr>
      <w:rPr>
        <w:rFonts w:ascii="Symbol" w:hAnsi="Symbol" w:hint="default"/>
      </w:rPr>
    </w:lvl>
    <w:lvl w:ilvl="7" w:tplc="C51C65AE">
      <w:start w:val="1"/>
      <w:numFmt w:val="bullet"/>
      <w:lvlText w:val="o"/>
      <w:lvlJc w:val="left"/>
      <w:pPr>
        <w:ind w:left="5760" w:hanging="360"/>
      </w:pPr>
      <w:rPr>
        <w:rFonts w:ascii="Courier New" w:hAnsi="Courier New" w:hint="default"/>
      </w:rPr>
    </w:lvl>
    <w:lvl w:ilvl="8" w:tplc="3A18F54C">
      <w:start w:val="1"/>
      <w:numFmt w:val="bullet"/>
      <w:lvlText w:val=""/>
      <w:lvlJc w:val="left"/>
      <w:pPr>
        <w:ind w:left="6480" w:hanging="360"/>
      </w:pPr>
      <w:rPr>
        <w:rFonts w:ascii="Wingdings" w:hAnsi="Wingdings" w:hint="default"/>
      </w:rPr>
    </w:lvl>
  </w:abstractNum>
  <w:abstractNum w:abstractNumId="46" w15:restartNumberingAfterBreak="0">
    <w:nsid w:val="4EF7DB39"/>
    <w:multiLevelType w:val="hybridMultilevel"/>
    <w:tmpl w:val="FFFFFFFF"/>
    <w:lvl w:ilvl="0" w:tplc="5ADE8D18">
      <w:start w:val="1"/>
      <w:numFmt w:val="bullet"/>
      <w:lvlText w:val="-"/>
      <w:lvlJc w:val="left"/>
      <w:pPr>
        <w:ind w:left="928" w:hanging="360"/>
      </w:pPr>
      <w:rPr>
        <w:rFonts w:ascii="Aptos" w:hAnsi="Aptos" w:hint="default"/>
      </w:rPr>
    </w:lvl>
    <w:lvl w:ilvl="1" w:tplc="770C8176">
      <w:start w:val="1"/>
      <w:numFmt w:val="bullet"/>
      <w:lvlText w:val="o"/>
      <w:lvlJc w:val="left"/>
      <w:pPr>
        <w:ind w:left="1648" w:hanging="360"/>
      </w:pPr>
      <w:rPr>
        <w:rFonts w:ascii="Courier New" w:hAnsi="Courier New" w:hint="default"/>
      </w:rPr>
    </w:lvl>
    <w:lvl w:ilvl="2" w:tplc="3230B9D2">
      <w:start w:val="1"/>
      <w:numFmt w:val="bullet"/>
      <w:lvlText w:val=""/>
      <w:lvlJc w:val="left"/>
      <w:pPr>
        <w:ind w:left="2368" w:hanging="360"/>
      </w:pPr>
      <w:rPr>
        <w:rFonts w:ascii="Wingdings" w:hAnsi="Wingdings" w:hint="default"/>
      </w:rPr>
    </w:lvl>
    <w:lvl w:ilvl="3" w:tplc="60D07FC4">
      <w:start w:val="1"/>
      <w:numFmt w:val="bullet"/>
      <w:lvlText w:val=""/>
      <w:lvlJc w:val="left"/>
      <w:pPr>
        <w:ind w:left="3088" w:hanging="360"/>
      </w:pPr>
      <w:rPr>
        <w:rFonts w:ascii="Symbol" w:hAnsi="Symbol" w:hint="default"/>
      </w:rPr>
    </w:lvl>
    <w:lvl w:ilvl="4" w:tplc="021C237C">
      <w:start w:val="1"/>
      <w:numFmt w:val="bullet"/>
      <w:lvlText w:val="o"/>
      <w:lvlJc w:val="left"/>
      <w:pPr>
        <w:ind w:left="3808" w:hanging="360"/>
      </w:pPr>
      <w:rPr>
        <w:rFonts w:ascii="Courier New" w:hAnsi="Courier New" w:hint="default"/>
      </w:rPr>
    </w:lvl>
    <w:lvl w:ilvl="5" w:tplc="BA5C09E4">
      <w:start w:val="1"/>
      <w:numFmt w:val="bullet"/>
      <w:lvlText w:val=""/>
      <w:lvlJc w:val="left"/>
      <w:pPr>
        <w:ind w:left="4528" w:hanging="360"/>
      </w:pPr>
      <w:rPr>
        <w:rFonts w:ascii="Wingdings" w:hAnsi="Wingdings" w:hint="default"/>
      </w:rPr>
    </w:lvl>
    <w:lvl w:ilvl="6" w:tplc="E26E4AFE">
      <w:start w:val="1"/>
      <w:numFmt w:val="bullet"/>
      <w:lvlText w:val=""/>
      <w:lvlJc w:val="left"/>
      <w:pPr>
        <w:ind w:left="5248" w:hanging="360"/>
      </w:pPr>
      <w:rPr>
        <w:rFonts w:ascii="Symbol" w:hAnsi="Symbol" w:hint="default"/>
      </w:rPr>
    </w:lvl>
    <w:lvl w:ilvl="7" w:tplc="8A2AE9BC">
      <w:start w:val="1"/>
      <w:numFmt w:val="bullet"/>
      <w:lvlText w:val="o"/>
      <w:lvlJc w:val="left"/>
      <w:pPr>
        <w:ind w:left="5968" w:hanging="360"/>
      </w:pPr>
      <w:rPr>
        <w:rFonts w:ascii="Courier New" w:hAnsi="Courier New" w:hint="default"/>
      </w:rPr>
    </w:lvl>
    <w:lvl w:ilvl="8" w:tplc="53D46F0A">
      <w:start w:val="1"/>
      <w:numFmt w:val="bullet"/>
      <w:lvlText w:val=""/>
      <w:lvlJc w:val="left"/>
      <w:pPr>
        <w:ind w:left="6688" w:hanging="360"/>
      </w:pPr>
      <w:rPr>
        <w:rFonts w:ascii="Wingdings" w:hAnsi="Wingdings" w:hint="default"/>
      </w:rPr>
    </w:lvl>
  </w:abstractNum>
  <w:abstractNum w:abstractNumId="47" w15:restartNumberingAfterBreak="0">
    <w:nsid w:val="4FD14E39"/>
    <w:multiLevelType w:val="multilevel"/>
    <w:tmpl w:val="6B74C48C"/>
    <w:lvl w:ilvl="0">
      <w:start w:val="1"/>
      <w:numFmt w:val="bullet"/>
      <w:lvlText w:val="-"/>
      <w:lvlJc w:val="left"/>
      <w:pPr>
        <w:tabs>
          <w:tab w:val="num" w:pos="720"/>
        </w:tabs>
        <w:ind w:left="720" w:hanging="360"/>
      </w:pPr>
      <w:rPr>
        <w:rFonts w:ascii="Aptos" w:hAnsi="Apto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1277BB"/>
    <w:multiLevelType w:val="multilevel"/>
    <w:tmpl w:val="2812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AA4D52"/>
    <w:multiLevelType w:val="multilevel"/>
    <w:tmpl w:val="3004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0D2B79"/>
    <w:multiLevelType w:val="hybridMultilevel"/>
    <w:tmpl w:val="FFFFFFFF"/>
    <w:lvl w:ilvl="0" w:tplc="C1D0C98A">
      <w:start w:val="1"/>
      <w:numFmt w:val="bullet"/>
      <w:lvlText w:val="-"/>
      <w:lvlJc w:val="left"/>
      <w:pPr>
        <w:ind w:left="720" w:hanging="360"/>
      </w:pPr>
      <w:rPr>
        <w:rFonts w:ascii="Aptos" w:hAnsi="Aptos" w:hint="default"/>
      </w:rPr>
    </w:lvl>
    <w:lvl w:ilvl="1" w:tplc="6456A924">
      <w:start w:val="1"/>
      <w:numFmt w:val="bullet"/>
      <w:lvlText w:val="o"/>
      <w:lvlJc w:val="left"/>
      <w:pPr>
        <w:ind w:left="1440" w:hanging="360"/>
      </w:pPr>
      <w:rPr>
        <w:rFonts w:ascii="Courier New" w:hAnsi="Courier New" w:hint="default"/>
      </w:rPr>
    </w:lvl>
    <w:lvl w:ilvl="2" w:tplc="3A7069B6">
      <w:start w:val="1"/>
      <w:numFmt w:val="bullet"/>
      <w:lvlText w:val=""/>
      <w:lvlJc w:val="left"/>
      <w:pPr>
        <w:ind w:left="2160" w:hanging="360"/>
      </w:pPr>
      <w:rPr>
        <w:rFonts w:ascii="Wingdings" w:hAnsi="Wingdings" w:hint="default"/>
      </w:rPr>
    </w:lvl>
    <w:lvl w:ilvl="3" w:tplc="D06C73B4">
      <w:start w:val="1"/>
      <w:numFmt w:val="bullet"/>
      <w:lvlText w:val=""/>
      <w:lvlJc w:val="left"/>
      <w:pPr>
        <w:ind w:left="2880" w:hanging="360"/>
      </w:pPr>
      <w:rPr>
        <w:rFonts w:ascii="Symbol" w:hAnsi="Symbol" w:hint="default"/>
      </w:rPr>
    </w:lvl>
    <w:lvl w:ilvl="4" w:tplc="345C000E">
      <w:start w:val="1"/>
      <w:numFmt w:val="bullet"/>
      <w:lvlText w:val="o"/>
      <w:lvlJc w:val="left"/>
      <w:pPr>
        <w:ind w:left="3600" w:hanging="360"/>
      </w:pPr>
      <w:rPr>
        <w:rFonts w:ascii="Courier New" w:hAnsi="Courier New" w:hint="default"/>
      </w:rPr>
    </w:lvl>
    <w:lvl w:ilvl="5" w:tplc="541AEF82">
      <w:start w:val="1"/>
      <w:numFmt w:val="bullet"/>
      <w:lvlText w:val=""/>
      <w:lvlJc w:val="left"/>
      <w:pPr>
        <w:ind w:left="4320" w:hanging="360"/>
      </w:pPr>
      <w:rPr>
        <w:rFonts w:ascii="Wingdings" w:hAnsi="Wingdings" w:hint="default"/>
      </w:rPr>
    </w:lvl>
    <w:lvl w:ilvl="6" w:tplc="DD8AB158">
      <w:start w:val="1"/>
      <w:numFmt w:val="bullet"/>
      <w:lvlText w:val=""/>
      <w:lvlJc w:val="left"/>
      <w:pPr>
        <w:ind w:left="5040" w:hanging="360"/>
      </w:pPr>
      <w:rPr>
        <w:rFonts w:ascii="Symbol" w:hAnsi="Symbol" w:hint="default"/>
      </w:rPr>
    </w:lvl>
    <w:lvl w:ilvl="7" w:tplc="2632CA90">
      <w:start w:val="1"/>
      <w:numFmt w:val="bullet"/>
      <w:lvlText w:val="o"/>
      <w:lvlJc w:val="left"/>
      <w:pPr>
        <w:ind w:left="5760" w:hanging="360"/>
      </w:pPr>
      <w:rPr>
        <w:rFonts w:ascii="Courier New" w:hAnsi="Courier New" w:hint="default"/>
      </w:rPr>
    </w:lvl>
    <w:lvl w:ilvl="8" w:tplc="B052B5B0">
      <w:start w:val="1"/>
      <w:numFmt w:val="bullet"/>
      <w:lvlText w:val=""/>
      <w:lvlJc w:val="left"/>
      <w:pPr>
        <w:ind w:left="6480" w:hanging="360"/>
      </w:pPr>
      <w:rPr>
        <w:rFonts w:ascii="Wingdings" w:hAnsi="Wingdings" w:hint="default"/>
      </w:rPr>
    </w:lvl>
  </w:abstractNum>
  <w:abstractNum w:abstractNumId="51" w15:restartNumberingAfterBreak="0">
    <w:nsid w:val="57034B1D"/>
    <w:multiLevelType w:val="multilevel"/>
    <w:tmpl w:val="C8F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73224C"/>
    <w:multiLevelType w:val="multilevel"/>
    <w:tmpl w:val="D958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FA5FA7"/>
    <w:multiLevelType w:val="multilevel"/>
    <w:tmpl w:val="9C58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F41DD5"/>
    <w:multiLevelType w:val="multilevel"/>
    <w:tmpl w:val="4DFE7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755A19"/>
    <w:multiLevelType w:val="multilevel"/>
    <w:tmpl w:val="9840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E1F746"/>
    <w:multiLevelType w:val="hybridMultilevel"/>
    <w:tmpl w:val="FFFFFFFF"/>
    <w:lvl w:ilvl="0" w:tplc="AF64FC72">
      <w:start w:val="1"/>
      <w:numFmt w:val="bullet"/>
      <w:lvlText w:val="-"/>
      <w:lvlJc w:val="left"/>
      <w:pPr>
        <w:ind w:left="720" w:hanging="360"/>
      </w:pPr>
      <w:rPr>
        <w:rFonts w:ascii="Aptos" w:hAnsi="Aptos" w:hint="default"/>
      </w:rPr>
    </w:lvl>
    <w:lvl w:ilvl="1" w:tplc="5C12AE8A">
      <w:start w:val="1"/>
      <w:numFmt w:val="bullet"/>
      <w:lvlText w:val="o"/>
      <w:lvlJc w:val="left"/>
      <w:pPr>
        <w:ind w:left="1440" w:hanging="360"/>
      </w:pPr>
      <w:rPr>
        <w:rFonts w:ascii="Courier New" w:hAnsi="Courier New" w:hint="default"/>
      </w:rPr>
    </w:lvl>
    <w:lvl w:ilvl="2" w:tplc="7A6617D8">
      <w:start w:val="1"/>
      <w:numFmt w:val="bullet"/>
      <w:lvlText w:val=""/>
      <w:lvlJc w:val="left"/>
      <w:pPr>
        <w:ind w:left="2160" w:hanging="360"/>
      </w:pPr>
      <w:rPr>
        <w:rFonts w:ascii="Wingdings" w:hAnsi="Wingdings" w:hint="default"/>
      </w:rPr>
    </w:lvl>
    <w:lvl w:ilvl="3" w:tplc="326A6D12">
      <w:start w:val="1"/>
      <w:numFmt w:val="bullet"/>
      <w:lvlText w:val=""/>
      <w:lvlJc w:val="left"/>
      <w:pPr>
        <w:ind w:left="2880" w:hanging="360"/>
      </w:pPr>
      <w:rPr>
        <w:rFonts w:ascii="Symbol" w:hAnsi="Symbol" w:hint="default"/>
      </w:rPr>
    </w:lvl>
    <w:lvl w:ilvl="4" w:tplc="C7F6BE14">
      <w:start w:val="1"/>
      <w:numFmt w:val="bullet"/>
      <w:lvlText w:val="o"/>
      <w:lvlJc w:val="left"/>
      <w:pPr>
        <w:ind w:left="3600" w:hanging="360"/>
      </w:pPr>
      <w:rPr>
        <w:rFonts w:ascii="Courier New" w:hAnsi="Courier New" w:hint="default"/>
      </w:rPr>
    </w:lvl>
    <w:lvl w:ilvl="5" w:tplc="A7028AB4">
      <w:start w:val="1"/>
      <w:numFmt w:val="bullet"/>
      <w:lvlText w:val=""/>
      <w:lvlJc w:val="left"/>
      <w:pPr>
        <w:ind w:left="4320" w:hanging="360"/>
      </w:pPr>
      <w:rPr>
        <w:rFonts w:ascii="Wingdings" w:hAnsi="Wingdings" w:hint="default"/>
      </w:rPr>
    </w:lvl>
    <w:lvl w:ilvl="6" w:tplc="A8904728">
      <w:start w:val="1"/>
      <w:numFmt w:val="bullet"/>
      <w:lvlText w:val=""/>
      <w:lvlJc w:val="left"/>
      <w:pPr>
        <w:ind w:left="5040" w:hanging="360"/>
      </w:pPr>
      <w:rPr>
        <w:rFonts w:ascii="Symbol" w:hAnsi="Symbol" w:hint="default"/>
      </w:rPr>
    </w:lvl>
    <w:lvl w:ilvl="7" w:tplc="4434F03C">
      <w:start w:val="1"/>
      <w:numFmt w:val="bullet"/>
      <w:lvlText w:val="o"/>
      <w:lvlJc w:val="left"/>
      <w:pPr>
        <w:ind w:left="5760" w:hanging="360"/>
      </w:pPr>
      <w:rPr>
        <w:rFonts w:ascii="Courier New" w:hAnsi="Courier New" w:hint="default"/>
      </w:rPr>
    </w:lvl>
    <w:lvl w:ilvl="8" w:tplc="B7D63614">
      <w:start w:val="1"/>
      <w:numFmt w:val="bullet"/>
      <w:lvlText w:val=""/>
      <w:lvlJc w:val="left"/>
      <w:pPr>
        <w:ind w:left="6480" w:hanging="360"/>
      </w:pPr>
      <w:rPr>
        <w:rFonts w:ascii="Wingdings" w:hAnsi="Wingdings" w:hint="default"/>
      </w:rPr>
    </w:lvl>
  </w:abstractNum>
  <w:abstractNum w:abstractNumId="57" w15:restartNumberingAfterBreak="0">
    <w:nsid w:val="5D426A2C"/>
    <w:multiLevelType w:val="multilevel"/>
    <w:tmpl w:val="CDE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483AF1"/>
    <w:multiLevelType w:val="hybridMultilevel"/>
    <w:tmpl w:val="FFFFFFFF"/>
    <w:lvl w:ilvl="0" w:tplc="A2EA672C">
      <w:start w:val="1"/>
      <w:numFmt w:val="bullet"/>
      <w:lvlText w:val="-"/>
      <w:lvlJc w:val="left"/>
      <w:pPr>
        <w:ind w:left="720" w:hanging="360"/>
      </w:pPr>
      <w:rPr>
        <w:rFonts w:ascii="Aptos" w:hAnsi="Aptos" w:hint="default"/>
      </w:rPr>
    </w:lvl>
    <w:lvl w:ilvl="1" w:tplc="60A4FFC0">
      <w:start w:val="1"/>
      <w:numFmt w:val="bullet"/>
      <w:lvlText w:val="o"/>
      <w:lvlJc w:val="left"/>
      <w:pPr>
        <w:ind w:left="1440" w:hanging="360"/>
      </w:pPr>
      <w:rPr>
        <w:rFonts w:ascii="Courier New" w:hAnsi="Courier New" w:hint="default"/>
      </w:rPr>
    </w:lvl>
    <w:lvl w:ilvl="2" w:tplc="FBDA6518">
      <w:start w:val="1"/>
      <w:numFmt w:val="bullet"/>
      <w:lvlText w:val=""/>
      <w:lvlJc w:val="left"/>
      <w:pPr>
        <w:ind w:left="2160" w:hanging="360"/>
      </w:pPr>
      <w:rPr>
        <w:rFonts w:ascii="Wingdings" w:hAnsi="Wingdings" w:hint="default"/>
      </w:rPr>
    </w:lvl>
    <w:lvl w:ilvl="3" w:tplc="A2E6F0D0">
      <w:start w:val="1"/>
      <w:numFmt w:val="bullet"/>
      <w:lvlText w:val=""/>
      <w:lvlJc w:val="left"/>
      <w:pPr>
        <w:ind w:left="2880" w:hanging="360"/>
      </w:pPr>
      <w:rPr>
        <w:rFonts w:ascii="Symbol" w:hAnsi="Symbol" w:hint="default"/>
      </w:rPr>
    </w:lvl>
    <w:lvl w:ilvl="4" w:tplc="06E85E58">
      <w:start w:val="1"/>
      <w:numFmt w:val="bullet"/>
      <w:lvlText w:val="o"/>
      <w:lvlJc w:val="left"/>
      <w:pPr>
        <w:ind w:left="3600" w:hanging="360"/>
      </w:pPr>
      <w:rPr>
        <w:rFonts w:ascii="Courier New" w:hAnsi="Courier New" w:hint="default"/>
      </w:rPr>
    </w:lvl>
    <w:lvl w:ilvl="5" w:tplc="E354B2DE">
      <w:start w:val="1"/>
      <w:numFmt w:val="bullet"/>
      <w:lvlText w:val=""/>
      <w:lvlJc w:val="left"/>
      <w:pPr>
        <w:ind w:left="4320" w:hanging="360"/>
      </w:pPr>
      <w:rPr>
        <w:rFonts w:ascii="Wingdings" w:hAnsi="Wingdings" w:hint="default"/>
      </w:rPr>
    </w:lvl>
    <w:lvl w:ilvl="6" w:tplc="8BD036B0">
      <w:start w:val="1"/>
      <w:numFmt w:val="bullet"/>
      <w:lvlText w:val=""/>
      <w:lvlJc w:val="left"/>
      <w:pPr>
        <w:ind w:left="5040" w:hanging="360"/>
      </w:pPr>
      <w:rPr>
        <w:rFonts w:ascii="Symbol" w:hAnsi="Symbol" w:hint="default"/>
      </w:rPr>
    </w:lvl>
    <w:lvl w:ilvl="7" w:tplc="750CEA54">
      <w:start w:val="1"/>
      <w:numFmt w:val="bullet"/>
      <w:lvlText w:val="o"/>
      <w:lvlJc w:val="left"/>
      <w:pPr>
        <w:ind w:left="5760" w:hanging="360"/>
      </w:pPr>
      <w:rPr>
        <w:rFonts w:ascii="Courier New" w:hAnsi="Courier New" w:hint="default"/>
      </w:rPr>
    </w:lvl>
    <w:lvl w:ilvl="8" w:tplc="44E4468E">
      <w:start w:val="1"/>
      <w:numFmt w:val="bullet"/>
      <w:lvlText w:val=""/>
      <w:lvlJc w:val="left"/>
      <w:pPr>
        <w:ind w:left="6480" w:hanging="360"/>
      </w:pPr>
      <w:rPr>
        <w:rFonts w:ascii="Wingdings" w:hAnsi="Wingdings" w:hint="default"/>
      </w:rPr>
    </w:lvl>
  </w:abstractNum>
  <w:abstractNum w:abstractNumId="59" w15:restartNumberingAfterBreak="0">
    <w:nsid w:val="5DC404FF"/>
    <w:multiLevelType w:val="multilevel"/>
    <w:tmpl w:val="ABA2F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34447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F36633C"/>
    <w:multiLevelType w:val="multilevel"/>
    <w:tmpl w:val="96746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F30EF9"/>
    <w:multiLevelType w:val="multilevel"/>
    <w:tmpl w:val="26D0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E2500D"/>
    <w:multiLevelType w:val="multilevel"/>
    <w:tmpl w:val="824E80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68FE3852"/>
    <w:multiLevelType w:val="multilevel"/>
    <w:tmpl w:val="BEDA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536D18"/>
    <w:multiLevelType w:val="multilevel"/>
    <w:tmpl w:val="6B4E2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CD3C01"/>
    <w:multiLevelType w:val="multilevel"/>
    <w:tmpl w:val="63A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2F3754"/>
    <w:multiLevelType w:val="multilevel"/>
    <w:tmpl w:val="7F1E1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955737"/>
    <w:multiLevelType w:val="multilevel"/>
    <w:tmpl w:val="533CA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9F2FF6"/>
    <w:multiLevelType w:val="multilevel"/>
    <w:tmpl w:val="65BE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F73DA1"/>
    <w:multiLevelType w:val="multilevel"/>
    <w:tmpl w:val="1C621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4982A8"/>
    <w:multiLevelType w:val="hybridMultilevel"/>
    <w:tmpl w:val="FFFFFFFF"/>
    <w:lvl w:ilvl="0" w:tplc="C582B8FE">
      <w:start w:val="1"/>
      <w:numFmt w:val="bullet"/>
      <w:lvlText w:val="-"/>
      <w:lvlJc w:val="left"/>
      <w:pPr>
        <w:ind w:left="720" w:hanging="360"/>
      </w:pPr>
      <w:rPr>
        <w:rFonts w:ascii="Aptos" w:hAnsi="Aptos" w:hint="default"/>
      </w:rPr>
    </w:lvl>
    <w:lvl w:ilvl="1" w:tplc="7E480E2E">
      <w:start w:val="1"/>
      <w:numFmt w:val="bullet"/>
      <w:lvlText w:val="o"/>
      <w:lvlJc w:val="left"/>
      <w:pPr>
        <w:ind w:left="1440" w:hanging="360"/>
      </w:pPr>
      <w:rPr>
        <w:rFonts w:ascii="Courier New" w:hAnsi="Courier New" w:hint="default"/>
      </w:rPr>
    </w:lvl>
    <w:lvl w:ilvl="2" w:tplc="5186F07A">
      <w:start w:val="1"/>
      <w:numFmt w:val="bullet"/>
      <w:lvlText w:val=""/>
      <w:lvlJc w:val="left"/>
      <w:pPr>
        <w:ind w:left="2160" w:hanging="360"/>
      </w:pPr>
      <w:rPr>
        <w:rFonts w:ascii="Wingdings" w:hAnsi="Wingdings" w:hint="default"/>
      </w:rPr>
    </w:lvl>
    <w:lvl w:ilvl="3" w:tplc="026E8314">
      <w:start w:val="1"/>
      <w:numFmt w:val="bullet"/>
      <w:lvlText w:val=""/>
      <w:lvlJc w:val="left"/>
      <w:pPr>
        <w:ind w:left="2880" w:hanging="360"/>
      </w:pPr>
      <w:rPr>
        <w:rFonts w:ascii="Symbol" w:hAnsi="Symbol" w:hint="default"/>
      </w:rPr>
    </w:lvl>
    <w:lvl w:ilvl="4" w:tplc="036EE34A">
      <w:start w:val="1"/>
      <w:numFmt w:val="bullet"/>
      <w:lvlText w:val="o"/>
      <w:lvlJc w:val="left"/>
      <w:pPr>
        <w:ind w:left="3600" w:hanging="360"/>
      </w:pPr>
      <w:rPr>
        <w:rFonts w:ascii="Courier New" w:hAnsi="Courier New" w:hint="default"/>
      </w:rPr>
    </w:lvl>
    <w:lvl w:ilvl="5" w:tplc="40D82244">
      <w:start w:val="1"/>
      <w:numFmt w:val="bullet"/>
      <w:lvlText w:val=""/>
      <w:lvlJc w:val="left"/>
      <w:pPr>
        <w:ind w:left="4320" w:hanging="360"/>
      </w:pPr>
      <w:rPr>
        <w:rFonts w:ascii="Wingdings" w:hAnsi="Wingdings" w:hint="default"/>
      </w:rPr>
    </w:lvl>
    <w:lvl w:ilvl="6" w:tplc="EEA83D78">
      <w:start w:val="1"/>
      <w:numFmt w:val="bullet"/>
      <w:lvlText w:val=""/>
      <w:lvlJc w:val="left"/>
      <w:pPr>
        <w:ind w:left="5040" w:hanging="360"/>
      </w:pPr>
      <w:rPr>
        <w:rFonts w:ascii="Symbol" w:hAnsi="Symbol" w:hint="default"/>
      </w:rPr>
    </w:lvl>
    <w:lvl w:ilvl="7" w:tplc="9CFE254E">
      <w:start w:val="1"/>
      <w:numFmt w:val="bullet"/>
      <w:lvlText w:val="o"/>
      <w:lvlJc w:val="left"/>
      <w:pPr>
        <w:ind w:left="5760" w:hanging="360"/>
      </w:pPr>
      <w:rPr>
        <w:rFonts w:ascii="Courier New" w:hAnsi="Courier New" w:hint="default"/>
      </w:rPr>
    </w:lvl>
    <w:lvl w:ilvl="8" w:tplc="8AE634AA">
      <w:start w:val="1"/>
      <w:numFmt w:val="bullet"/>
      <w:lvlText w:val=""/>
      <w:lvlJc w:val="left"/>
      <w:pPr>
        <w:ind w:left="6480" w:hanging="360"/>
      </w:pPr>
      <w:rPr>
        <w:rFonts w:ascii="Wingdings" w:hAnsi="Wingdings" w:hint="default"/>
      </w:rPr>
    </w:lvl>
  </w:abstractNum>
  <w:abstractNum w:abstractNumId="72" w15:restartNumberingAfterBreak="0">
    <w:nsid w:val="7366EFB8"/>
    <w:multiLevelType w:val="hybridMultilevel"/>
    <w:tmpl w:val="FFFFFFFF"/>
    <w:lvl w:ilvl="0" w:tplc="C9B6CB92">
      <w:start w:val="1"/>
      <w:numFmt w:val="bullet"/>
      <w:lvlText w:val="-"/>
      <w:lvlJc w:val="left"/>
      <w:pPr>
        <w:ind w:left="928" w:hanging="360"/>
      </w:pPr>
      <w:rPr>
        <w:rFonts w:ascii="Aptos" w:hAnsi="Aptos" w:hint="default"/>
      </w:rPr>
    </w:lvl>
    <w:lvl w:ilvl="1" w:tplc="3A3091B0">
      <w:start w:val="1"/>
      <w:numFmt w:val="bullet"/>
      <w:lvlText w:val="o"/>
      <w:lvlJc w:val="left"/>
      <w:pPr>
        <w:ind w:left="1648" w:hanging="360"/>
      </w:pPr>
      <w:rPr>
        <w:rFonts w:ascii="Courier New" w:hAnsi="Courier New" w:hint="default"/>
      </w:rPr>
    </w:lvl>
    <w:lvl w:ilvl="2" w:tplc="8422969A">
      <w:start w:val="1"/>
      <w:numFmt w:val="bullet"/>
      <w:lvlText w:val=""/>
      <w:lvlJc w:val="left"/>
      <w:pPr>
        <w:ind w:left="2368" w:hanging="360"/>
      </w:pPr>
      <w:rPr>
        <w:rFonts w:ascii="Wingdings" w:hAnsi="Wingdings" w:hint="default"/>
      </w:rPr>
    </w:lvl>
    <w:lvl w:ilvl="3" w:tplc="2FC27538">
      <w:start w:val="1"/>
      <w:numFmt w:val="bullet"/>
      <w:lvlText w:val=""/>
      <w:lvlJc w:val="left"/>
      <w:pPr>
        <w:ind w:left="3088" w:hanging="360"/>
      </w:pPr>
      <w:rPr>
        <w:rFonts w:ascii="Symbol" w:hAnsi="Symbol" w:hint="default"/>
      </w:rPr>
    </w:lvl>
    <w:lvl w:ilvl="4" w:tplc="5A98FA28">
      <w:start w:val="1"/>
      <w:numFmt w:val="bullet"/>
      <w:lvlText w:val="o"/>
      <w:lvlJc w:val="left"/>
      <w:pPr>
        <w:ind w:left="3808" w:hanging="360"/>
      </w:pPr>
      <w:rPr>
        <w:rFonts w:ascii="Courier New" w:hAnsi="Courier New" w:hint="default"/>
      </w:rPr>
    </w:lvl>
    <w:lvl w:ilvl="5" w:tplc="9356EADA">
      <w:start w:val="1"/>
      <w:numFmt w:val="bullet"/>
      <w:lvlText w:val=""/>
      <w:lvlJc w:val="left"/>
      <w:pPr>
        <w:ind w:left="4528" w:hanging="360"/>
      </w:pPr>
      <w:rPr>
        <w:rFonts w:ascii="Wingdings" w:hAnsi="Wingdings" w:hint="default"/>
      </w:rPr>
    </w:lvl>
    <w:lvl w:ilvl="6" w:tplc="764CB5FC">
      <w:start w:val="1"/>
      <w:numFmt w:val="bullet"/>
      <w:lvlText w:val=""/>
      <w:lvlJc w:val="left"/>
      <w:pPr>
        <w:ind w:left="5248" w:hanging="360"/>
      </w:pPr>
      <w:rPr>
        <w:rFonts w:ascii="Symbol" w:hAnsi="Symbol" w:hint="default"/>
      </w:rPr>
    </w:lvl>
    <w:lvl w:ilvl="7" w:tplc="2E76C8E8">
      <w:start w:val="1"/>
      <w:numFmt w:val="bullet"/>
      <w:lvlText w:val="o"/>
      <w:lvlJc w:val="left"/>
      <w:pPr>
        <w:ind w:left="5968" w:hanging="360"/>
      </w:pPr>
      <w:rPr>
        <w:rFonts w:ascii="Courier New" w:hAnsi="Courier New" w:hint="default"/>
      </w:rPr>
    </w:lvl>
    <w:lvl w:ilvl="8" w:tplc="19482F02">
      <w:start w:val="1"/>
      <w:numFmt w:val="bullet"/>
      <w:lvlText w:val=""/>
      <w:lvlJc w:val="left"/>
      <w:pPr>
        <w:ind w:left="6688" w:hanging="360"/>
      </w:pPr>
      <w:rPr>
        <w:rFonts w:ascii="Wingdings" w:hAnsi="Wingdings" w:hint="default"/>
      </w:rPr>
    </w:lvl>
  </w:abstractNum>
  <w:abstractNum w:abstractNumId="73" w15:restartNumberingAfterBreak="0">
    <w:nsid w:val="73C34D2D"/>
    <w:multiLevelType w:val="multilevel"/>
    <w:tmpl w:val="06D43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3E119F"/>
    <w:multiLevelType w:val="hybridMultilevel"/>
    <w:tmpl w:val="FFFFFFFF"/>
    <w:lvl w:ilvl="0" w:tplc="185CC7DE">
      <w:start w:val="1"/>
      <w:numFmt w:val="bullet"/>
      <w:lvlText w:val="-"/>
      <w:lvlJc w:val="left"/>
      <w:pPr>
        <w:ind w:left="720" w:hanging="360"/>
      </w:pPr>
      <w:rPr>
        <w:rFonts w:ascii="Aptos" w:hAnsi="Aptos" w:hint="default"/>
      </w:rPr>
    </w:lvl>
    <w:lvl w:ilvl="1" w:tplc="1400B908">
      <w:start w:val="1"/>
      <w:numFmt w:val="bullet"/>
      <w:lvlText w:val="o"/>
      <w:lvlJc w:val="left"/>
      <w:pPr>
        <w:ind w:left="1440" w:hanging="360"/>
      </w:pPr>
      <w:rPr>
        <w:rFonts w:ascii="Courier New" w:hAnsi="Courier New" w:hint="default"/>
      </w:rPr>
    </w:lvl>
    <w:lvl w:ilvl="2" w:tplc="EAF43B04">
      <w:start w:val="1"/>
      <w:numFmt w:val="bullet"/>
      <w:lvlText w:val=""/>
      <w:lvlJc w:val="left"/>
      <w:pPr>
        <w:ind w:left="2160" w:hanging="360"/>
      </w:pPr>
      <w:rPr>
        <w:rFonts w:ascii="Wingdings" w:hAnsi="Wingdings" w:hint="default"/>
      </w:rPr>
    </w:lvl>
    <w:lvl w:ilvl="3" w:tplc="7EF05594">
      <w:start w:val="1"/>
      <w:numFmt w:val="bullet"/>
      <w:lvlText w:val=""/>
      <w:lvlJc w:val="left"/>
      <w:pPr>
        <w:ind w:left="2880" w:hanging="360"/>
      </w:pPr>
      <w:rPr>
        <w:rFonts w:ascii="Symbol" w:hAnsi="Symbol" w:hint="default"/>
      </w:rPr>
    </w:lvl>
    <w:lvl w:ilvl="4" w:tplc="A2CAAC02">
      <w:start w:val="1"/>
      <w:numFmt w:val="bullet"/>
      <w:lvlText w:val="o"/>
      <w:lvlJc w:val="left"/>
      <w:pPr>
        <w:ind w:left="3600" w:hanging="360"/>
      </w:pPr>
      <w:rPr>
        <w:rFonts w:ascii="Courier New" w:hAnsi="Courier New" w:hint="default"/>
      </w:rPr>
    </w:lvl>
    <w:lvl w:ilvl="5" w:tplc="5EC662A8">
      <w:start w:val="1"/>
      <w:numFmt w:val="bullet"/>
      <w:lvlText w:val=""/>
      <w:lvlJc w:val="left"/>
      <w:pPr>
        <w:ind w:left="4320" w:hanging="360"/>
      </w:pPr>
      <w:rPr>
        <w:rFonts w:ascii="Wingdings" w:hAnsi="Wingdings" w:hint="default"/>
      </w:rPr>
    </w:lvl>
    <w:lvl w:ilvl="6" w:tplc="40509438">
      <w:start w:val="1"/>
      <w:numFmt w:val="bullet"/>
      <w:lvlText w:val=""/>
      <w:lvlJc w:val="left"/>
      <w:pPr>
        <w:ind w:left="5040" w:hanging="360"/>
      </w:pPr>
      <w:rPr>
        <w:rFonts w:ascii="Symbol" w:hAnsi="Symbol" w:hint="default"/>
      </w:rPr>
    </w:lvl>
    <w:lvl w:ilvl="7" w:tplc="ADE227DC">
      <w:start w:val="1"/>
      <w:numFmt w:val="bullet"/>
      <w:lvlText w:val="o"/>
      <w:lvlJc w:val="left"/>
      <w:pPr>
        <w:ind w:left="5760" w:hanging="360"/>
      </w:pPr>
      <w:rPr>
        <w:rFonts w:ascii="Courier New" w:hAnsi="Courier New" w:hint="default"/>
      </w:rPr>
    </w:lvl>
    <w:lvl w:ilvl="8" w:tplc="AF2A7656">
      <w:start w:val="1"/>
      <w:numFmt w:val="bullet"/>
      <w:lvlText w:val=""/>
      <w:lvlJc w:val="left"/>
      <w:pPr>
        <w:ind w:left="6480" w:hanging="360"/>
      </w:pPr>
      <w:rPr>
        <w:rFonts w:ascii="Wingdings" w:hAnsi="Wingdings" w:hint="default"/>
      </w:rPr>
    </w:lvl>
  </w:abstractNum>
  <w:abstractNum w:abstractNumId="75" w15:restartNumberingAfterBreak="0">
    <w:nsid w:val="749D07A9"/>
    <w:multiLevelType w:val="multilevel"/>
    <w:tmpl w:val="4162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3ADC0D"/>
    <w:multiLevelType w:val="hybridMultilevel"/>
    <w:tmpl w:val="FFFFFFFF"/>
    <w:lvl w:ilvl="0" w:tplc="7248A018">
      <w:start w:val="1"/>
      <w:numFmt w:val="bullet"/>
      <w:lvlText w:val="-"/>
      <w:lvlJc w:val="left"/>
      <w:pPr>
        <w:ind w:left="720" w:hanging="360"/>
      </w:pPr>
      <w:rPr>
        <w:rFonts w:ascii="Aptos" w:hAnsi="Aptos" w:hint="default"/>
      </w:rPr>
    </w:lvl>
    <w:lvl w:ilvl="1" w:tplc="3724D1CC">
      <w:start w:val="1"/>
      <w:numFmt w:val="bullet"/>
      <w:lvlText w:val="o"/>
      <w:lvlJc w:val="left"/>
      <w:pPr>
        <w:ind w:left="1440" w:hanging="360"/>
      </w:pPr>
      <w:rPr>
        <w:rFonts w:ascii="Courier New" w:hAnsi="Courier New" w:hint="default"/>
      </w:rPr>
    </w:lvl>
    <w:lvl w:ilvl="2" w:tplc="26FCE31E">
      <w:start w:val="1"/>
      <w:numFmt w:val="bullet"/>
      <w:lvlText w:val=""/>
      <w:lvlJc w:val="left"/>
      <w:pPr>
        <w:ind w:left="2160" w:hanging="360"/>
      </w:pPr>
      <w:rPr>
        <w:rFonts w:ascii="Wingdings" w:hAnsi="Wingdings" w:hint="default"/>
      </w:rPr>
    </w:lvl>
    <w:lvl w:ilvl="3" w:tplc="B802A6AC">
      <w:start w:val="1"/>
      <w:numFmt w:val="bullet"/>
      <w:lvlText w:val=""/>
      <w:lvlJc w:val="left"/>
      <w:pPr>
        <w:ind w:left="2880" w:hanging="360"/>
      </w:pPr>
      <w:rPr>
        <w:rFonts w:ascii="Symbol" w:hAnsi="Symbol" w:hint="default"/>
      </w:rPr>
    </w:lvl>
    <w:lvl w:ilvl="4" w:tplc="C4EE92FE">
      <w:start w:val="1"/>
      <w:numFmt w:val="bullet"/>
      <w:lvlText w:val="o"/>
      <w:lvlJc w:val="left"/>
      <w:pPr>
        <w:ind w:left="3600" w:hanging="360"/>
      </w:pPr>
      <w:rPr>
        <w:rFonts w:ascii="Courier New" w:hAnsi="Courier New" w:hint="default"/>
      </w:rPr>
    </w:lvl>
    <w:lvl w:ilvl="5" w:tplc="A176D58A">
      <w:start w:val="1"/>
      <w:numFmt w:val="bullet"/>
      <w:lvlText w:val=""/>
      <w:lvlJc w:val="left"/>
      <w:pPr>
        <w:ind w:left="4320" w:hanging="360"/>
      </w:pPr>
      <w:rPr>
        <w:rFonts w:ascii="Wingdings" w:hAnsi="Wingdings" w:hint="default"/>
      </w:rPr>
    </w:lvl>
    <w:lvl w:ilvl="6" w:tplc="94727D62">
      <w:start w:val="1"/>
      <w:numFmt w:val="bullet"/>
      <w:lvlText w:val=""/>
      <w:lvlJc w:val="left"/>
      <w:pPr>
        <w:ind w:left="5040" w:hanging="360"/>
      </w:pPr>
      <w:rPr>
        <w:rFonts w:ascii="Symbol" w:hAnsi="Symbol" w:hint="default"/>
      </w:rPr>
    </w:lvl>
    <w:lvl w:ilvl="7" w:tplc="A6E891C2">
      <w:start w:val="1"/>
      <w:numFmt w:val="bullet"/>
      <w:lvlText w:val="o"/>
      <w:lvlJc w:val="left"/>
      <w:pPr>
        <w:ind w:left="5760" w:hanging="360"/>
      </w:pPr>
      <w:rPr>
        <w:rFonts w:ascii="Courier New" w:hAnsi="Courier New" w:hint="default"/>
      </w:rPr>
    </w:lvl>
    <w:lvl w:ilvl="8" w:tplc="49F82B80">
      <w:start w:val="1"/>
      <w:numFmt w:val="bullet"/>
      <w:lvlText w:val=""/>
      <w:lvlJc w:val="left"/>
      <w:pPr>
        <w:ind w:left="6480" w:hanging="360"/>
      </w:pPr>
      <w:rPr>
        <w:rFonts w:ascii="Wingdings" w:hAnsi="Wingdings" w:hint="default"/>
      </w:rPr>
    </w:lvl>
  </w:abstractNum>
  <w:abstractNum w:abstractNumId="77" w15:restartNumberingAfterBreak="0">
    <w:nsid w:val="77177420"/>
    <w:multiLevelType w:val="hybridMultilevel"/>
    <w:tmpl w:val="FFFFFFFF"/>
    <w:lvl w:ilvl="0" w:tplc="4BB4BE8A">
      <w:start w:val="1"/>
      <w:numFmt w:val="bullet"/>
      <w:lvlText w:val="-"/>
      <w:lvlJc w:val="left"/>
      <w:pPr>
        <w:ind w:left="720" w:hanging="360"/>
      </w:pPr>
      <w:rPr>
        <w:rFonts w:ascii="Aptos" w:hAnsi="Aptos" w:hint="default"/>
      </w:rPr>
    </w:lvl>
    <w:lvl w:ilvl="1" w:tplc="2C4485AA">
      <w:start w:val="1"/>
      <w:numFmt w:val="bullet"/>
      <w:lvlText w:val="o"/>
      <w:lvlJc w:val="left"/>
      <w:pPr>
        <w:ind w:left="1440" w:hanging="360"/>
      </w:pPr>
      <w:rPr>
        <w:rFonts w:ascii="Courier New" w:hAnsi="Courier New" w:hint="default"/>
      </w:rPr>
    </w:lvl>
    <w:lvl w:ilvl="2" w:tplc="37CE3ECA">
      <w:start w:val="1"/>
      <w:numFmt w:val="bullet"/>
      <w:lvlText w:val=""/>
      <w:lvlJc w:val="left"/>
      <w:pPr>
        <w:ind w:left="2160" w:hanging="360"/>
      </w:pPr>
      <w:rPr>
        <w:rFonts w:ascii="Wingdings" w:hAnsi="Wingdings" w:hint="default"/>
      </w:rPr>
    </w:lvl>
    <w:lvl w:ilvl="3" w:tplc="1EEEEF54">
      <w:start w:val="1"/>
      <w:numFmt w:val="bullet"/>
      <w:lvlText w:val=""/>
      <w:lvlJc w:val="left"/>
      <w:pPr>
        <w:ind w:left="2880" w:hanging="360"/>
      </w:pPr>
      <w:rPr>
        <w:rFonts w:ascii="Symbol" w:hAnsi="Symbol" w:hint="default"/>
      </w:rPr>
    </w:lvl>
    <w:lvl w:ilvl="4" w:tplc="32DCB2B2">
      <w:start w:val="1"/>
      <w:numFmt w:val="bullet"/>
      <w:lvlText w:val="o"/>
      <w:lvlJc w:val="left"/>
      <w:pPr>
        <w:ind w:left="3600" w:hanging="360"/>
      </w:pPr>
      <w:rPr>
        <w:rFonts w:ascii="Courier New" w:hAnsi="Courier New" w:hint="default"/>
      </w:rPr>
    </w:lvl>
    <w:lvl w:ilvl="5" w:tplc="D8AE47D4">
      <w:start w:val="1"/>
      <w:numFmt w:val="bullet"/>
      <w:lvlText w:val=""/>
      <w:lvlJc w:val="left"/>
      <w:pPr>
        <w:ind w:left="4320" w:hanging="360"/>
      </w:pPr>
      <w:rPr>
        <w:rFonts w:ascii="Wingdings" w:hAnsi="Wingdings" w:hint="default"/>
      </w:rPr>
    </w:lvl>
    <w:lvl w:ilvl="6" w:tplc="E9D05CCC">
      <w:start w:val="1"/>
      <w:numFmt w:val="bullet"/>
      <w:lvlText w:val=""/>
      <w:lvlJc w:val="left"/>
      <w:pPr>
        <w:ind w:left="5040" w:hanging="360"/>
      </w:pPr>
      <w:rPr>
        <w:rFonts w:ascii="Symbol" w:hAnsi="Symbol" w:hint="default"/>
      </w:rPr>
    </w:lvl>
    <w:lvl w:ilvl="7" w:tplc="6270ED2E">
      <w:start w:val="1"/>
      <w:numFmt w:val="bullet"/>
      <w:lvlText w:val="o"/>
      <w:lvlJc w:val="left"/>
      <w:pPr>
        <w:ind w:left="5760" w:hanging="360"/>
      </w:pPr>
      <w:rPr>
        <w:rFonts w:ascii="Courier New" w:hAnsi="Courier New" w:hint="default"/>
      </w:rPr>
    </w:lvl>
    <w:lvl w:ilvl="8" w:tplc="A6E4F7A0">
      <w:start w:val="1"/>
      <w:numFmt w:val="bullet"/>
      <w:lvlText w:val=""/>
      <w:lvlJc w:val="left"/>
      <w:pPr>
        <w:ind w:left="6480" w:hanging="360"/>
      </w:pPr>
      <w:rPr>
        <w:rFonts w:ascii="Wingdings" w:hAnsi="Wingdings" w:hint="default"/>
      </w:rPr>
    </w:lvl>
  </w:abstractNum>
  <w:abstractNum w:abstractNumId="78" w15:restartNumberingAfterBreak="0">
    <w:nsid w:val="7A59006D"/>
    <w:multiLevelType w:val="multilevel"/>
    <w:tmpl w:val="E89C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0F0F75"/>
    <w:multiLevelType w:val="multilevel"/>
    <w:tmpl w:val="431C10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7CD0FD3A"/>
    <w:multiLevelType w:val="hybridMultilevel"/>
    <w:tmpl w:val="FFFFFFFF"/>
    <w:lvl w:ilvl="0" w:tplc="994C8C86">
      <w:start w:val="1"/>
      <w:numFmt w:val="bullet"/>
      <w:lvlText w:val="-"/>
      <w:lvlJc w:val="left"/>
      <w:pPr>
        <w:ind w:left="720" w:hanging="360"/>
      </w:pPr>
      <w:rPr>
        <w:rFonts w:ascii="Aptos" w:hAnsi="Aptos" w:hint="default"/>
      </w:rPr>
    </w:lvl>
    <w:lvl w:ilvl="1" w:tplc="558669E2">
      <w:start w:val="1"/>
      <w:numFmt w:val="bullet"/>
      <w:lvlText w:val="o"/>
      <w:lvlJc w:val="left"/>
      <w:pPr>
        <w:ind w:left="1440" w:hanging="360"/>
      </w:pPr>
      <w:rPr>
        <w:rFonts w:ascii="Courier New" w:hAnsi="Courier New" w:hint="default"/>
      </w:rPr>
    </w:lvl>
    <w:lvl w:ilvl="2" w:tplc="961666A0">
      <w:start w:val="1"/>
      <w:numFmt w:val="bullet"/>
      <w:lvlText w:val=""/>
      <w:lvlJc w:val="left"/>
      <w:pPr>
        <w:ind w:left="2160" w:hanging="360"/>
      </w:pPr>
      <w:rPr>
        <w:rFonts w:ascii="Wingdings" w:hAnsi="Wingdings" w:hint="default"/>
      </w:rPr>
    </w:lvl>
    <w:lvl w:ilvl="3" w:tplc="A3B84278">
      <w:start w:val="1"/>
      <w:numFmt w:val="bullet"/>
      <w:lvlText w:val=""/>
      <w:lvlJc w:val="left"/>
      <w:pPr>
        <w:ind w:left="2880" w:hanging="360"/>
      </w:pPr>
      <w:rPr>
        <w:rFonts w:ascii="Symbol" w:hAnsi="Symbol" w:hint="default"/>
      </w:rPr>
    </w:lvl>
    <w:lvl w:ilvl="4" w:tplc="6BD89F44">
      <w:start w:val="1"/>
      <w:numFmt w:val="bullet"/>
      <w:lvlText w:val="o"/>
      <w:lvlJc w:val="left"/>
      <w:pPr>
        <w:ind w:left="3600" w:hanging="360"/>
      </w:pPr>
      <w:rPr>
        <w:rFonts w:ascii="Courier New" w:hAnsi="Courier New" w:hint="default"/>
      </w:rPr>
    </w:lvl>
    <w:lvl w:ilvl="5" w:tplc="91EEC94C">
      <w:start w:val="1"/>
      <w:numFmt w:val="bullet"/>
      <w:lvlText w:val=""/>
      <w:lvlJc w:val="left"/>
      <w:pPr>
        <w:ind w:left="4320" w:hanging="360"/>
      </w:pPr>
      <w:rPr>
        <w:rFonts w:ascii="Wingdings" w:hAnsi="Wingdings" w:hint="default"/>
      </w:rPr>
    </w:lvl>
    <w:lvl w:ilvl="6" w:tplc="DE445770">
      <w:start w:val="1"/>
      <w:numFmt w:val="bullet"/>
      <w:lvlText w:val=""/>
      <w:lvlJc w:val="left"/>
      <w:pPr>
        <w:ind w:left="5040" w:hanging="360"/>
      </w:pPr>
      <w:rPr>
        <w:rFonts w:ascii="Symbol" w:hAnsi="Symbol" w:hint="default"/>
      </w:rPr>
    </w:lvl>
    <w:lvl w:ilvl="7" w:tplc="005C1C1A">
      <w:start w:val="1"/>
      <w:numFmt w:val="bullet"/>
      <w:lvlText w:val="o"/>
      <w:lvlJc w:val="left"/>
      <w:pPr>
        <w:ind w:left="5760" w:hanging="360"/>
      </w:pPr>
      <w:rPr>
        <w:rFonts w:ascii="Courier New" w:hAnsi="Courier New" w:hint="default"/>
      </w:rPr>
    </w:lvl>
    <w:lvl w:ilvl="8" w:tplc="6480FD4E">
      <w:start w:val="1"/>
      <w:numFmt w:val="bullet"/>
      <w:lvlText w:val=""/>
      <w:lvlJc w:val="left"/>
      <w:pPr>
        <w:ind w:left="6480" w:hanging="360"/>
      </w:pPr>
      <w:rPr>
        <w:rFonts w:ascii="Wingdings" w:hAnsi="Wingdings" w:hint="default"/>
      </w:rPr>
    </w:lvl>
  </w:abstractNum>
  <w:abstractNum w:abstractNumId="81" w15:restartNumberingAfterBreak="0">
    <w:nsid w:val="7CEB27FD"/>
    <w:multiLevelType w:val="multilevel"/>
    <w:tmpl w:val="9F24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3B0FFD"/>
    <w:multiLevelType w:val="multilevel"/>
    <w:tmpl w:val="24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73D414"/>
    <w:multiLevelType w:val="hybridMultilevel"/>
    <w:tmpl w:val="FFFFFFFF"/>
    <w:lvl w:ilvl="0" w:tplc="03620A68">
      <w:start w:val="1"/>
      <w:numFmt w:val="bullet"/>
      <w:lvlText w:val="-"/>
      <w:lvlJc w:val="left"/>
      <w:pPr>
        <w:ind w:left="720" w:hanging="360"/>
      </w:pPr>
      <w:rPr>
        <w:rFonts w:ascii="Aptos" w:hAnsi="Aptos" w:hint="default"/>
      </w:rPr>
    </w:lvl>
    <w:lvl w:ilvl="1" w:tplc="942E2072">
      <w:start w:val="1"/>
      <w:numFmt w:val="bullet"/>
      <w:lvlText w:val="o"/>
      <w:lvlJc w:val="left"/>
      <w:pPr>
        <w:ind w:left="1440" w:hanging="360"/>
      </w:pPr>
      <w:rPr>
        <w:rFonts w:ascii="Courier New" w:hAnsi="Courier New" w:hint="default"/>
      </w:rPr>
    </w:lvl>
    <w:lvl w:ilvl="2" w:tplc="139455A4">
      <w:start w:val="1"/>
      <w:numFmt w:val="bullet"/>
      <w:lvlText w:val=""/>
      <w:lvlJc w:val="left"/>
      <w:pPr>
        <w:ind w:left="2160" w:hanging="360"/>
      </w:pPr>
      <w:rPr>
        <w:rFonts w:ascii="Wingdings" w:hAnsi="Wingdings" w:hint="default"/>
      </w:rPr>
    </w:lvl>
    <w:lvl w:ilvl="3" w:tplc="F4D09926">
      <w:start w:val="1"/>
      <w:numFmt w:val="bullet"/>
      <w:lvlText w:val=""/>
      <w:lvlJc w:val="left"/>
      <w:pPr>
        <w:ind w:left="2880" w:hanging="360"/>
      </w:pPr>
      <w:rPr>
        <w:rFonts w:ascii="Symbol" w:hAnsi="Symbol" w:hint="default"/>
      </w:rPr>
    </w:lvl>
    <w:lvl w:ilvl="4" w:tplc="F5C403F6">
      <w:start w:val="1"/>
      <w:numFmt w:val="bullet"/>
      <w:lvlText w:val="o"/>
      <w:lvlJc w:val="left"/>
      <w:pPr>
        <w:ind w:left="3600" w:hanging="360"/>
      </w:pPr>
      <w:rPr>
        <w:rFonts w:ascii="Courier New" w:hAnsi="Courier New" w:hint="default"/>
      </w:rPr>
    </w:lvl>
    <w:lvl w:ilvl="5" w:tplc="771045C6">
      <w:start w:val="1"/>
      <w:numFmt w:val="bullet"/>
      <w:lvlText w:val=""/>
      <w:lvlJc w:val="left"/>
      <w:pPr>
        <w:ind w:left="4320" w:hanging="360"/>
      </w:pPr>
      <w:rPr>
        <w:rFonts w:ascii="Wingdings" w:hAnsi="Wingdings" w:hint="default"/>
      </w:rPr>
    </w:lvl>
    <w:lvl w:ilvl="6" w:tplc="3CC0DE8A">
      <w:start w:val="1"/>
      <w:numFmt w:val="bullet"/>
      <w:lvlText w:val=""/>
      <w:lvlJc w:val="left"/>
      <w:pPr>
        <w:ind w:left="5040" w:hanging="360"/>
      </w:pPr>
      <w:rPr>
        <w:rFonts w:ascii="Symbol" w:hAnsi="Symbol" w:hint="default"/>
      </w:rPr>
    </w:lvl>
    <w:lvl w:ilvl="7" w:tplc="FC32C730">
      <w:start w:val="1"/>
      <w:numFmt w:val="bullet"/>
      <w:lvlText w:val="o"/>
      <w:lvlJc w:val="left"/>
      <w:pPr>
        <w:ind w:left="5760" w:hanging="360"/>
      </w:pPr>
      <w:rPr>
        <w:rFonts w:ascii="Courier New" w:hAnsi="Courier New" w:hint="default"/>
      </w:rPr>
    </w:lvl>
    <w:lvl w:ilvl="8" w:tplc="07AA4EBC">
      <w:start w:val="1"/>
      <w:numFmt w:val="bullet"/>
      <w:lvlText w:val=""/>
      <w:lvlJc w:val="left"/>
      <w:pPr>
        <w:ind w:left="6480" w:hanging="360"/>
      </w:pPr>
      <w:rPr>
        <w:rFonts w:ascii="Wingdings" w:hAnsi="Wingdings" w:hint="default"/>
      </w:rPr>
    </w:lvl>
  </w:abstractNum>
  <w:abstractNum w:abstractNumId="84" w15:restartNumberingAfterBreak="0">
    <w:nsid w:val="7F7A42A9"/>
    <w:multiLevelType w:val="multilevel"/>
    <w:tmpl w:val="1BD8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8903010">
    <w:abstractNumId w:val="77"/>
  </w:num>
  <w:num w:numId="2" w16cid:durableId="1912041477">
    <w:abstractNumId w:val="83"/>
  </w:num>
  <w:num w:numId="3" w16cid:durableId="605692490">
    <w:abstractNumId w:val="31"/>
  </w:num>
  <w:num w:numId="4" w16cid:durableId="1946881144">
    <w:abstractNumId w:val="34"/>
  </w:num>
  <w:num w:numId="5" w16cid:durableId="504590325">
    <w:abstractNumId w:val="40"/>
  </w:num>
  <w:num w:numId="6" w16cid:durableId="1344939177">
    <w:abstractNumId w:val="72"/>
  </w:num>
  <w:num w:numId="7" w16cid:durableId="1637568034">
    <w:abstractNumId w:val="46"/>
  </w:num>
  <w:num w:numId="8" w16cid:durableId="1999455372">
    <w:abstractNumId w:val="45"/>
  </w:num>
  <w:num w:numId="9" w16cid:durableId="1480196340">
    <w:abstractNumId w:val="21"/>
  </w:num>
  <w:num w:numId="10" w16cid:durableId="364604077">
    <w:abstractNumId w:val="80"/>
  </w:num>
  <w:num w:numId="11" w16cid:durableId="697122982">
    <w:abstractNumId w:val="30"/>
  </w:num>
  <w:num w:numId="12" w16cid:durableId="1308625690">
    <w:abstractNumId w:val="71"/>
  </w:num>
  <w:num w:numId="13" w16cid:durableId="816458940">
    <w:abstractNumId w:val="76"/>
  </w:num>
  <w:num w:numId="14" w16cid:durableId="1680231642">
    <w:abstractNumId w:val="56"/>
  </w:num>
  <w:num w:numId="15" w16cid:durableId="118693917">
    <w:abstractNumId w:val="50"/>
  </w:num>
  <w:num w:numId="16" w16cid:durableId="927274552">
    <w:abstractNumId w:val="15"/>
  </w:num>
  <w:num w:numId="17" w16cid:durableId="1153907689">
    <w:abstractNumId w:val="1"/>
  </w:num>
  <w:num w:numId="18" w16cid:durableId="344134658">
    <w:abstractNumId w:val="58"/>
  </w:num>
  <w:num w:numId="19" w16cid:durableId="1716855004">
    <w:abstractNumId w:val="6"/>
  </w:num>
  <w:num w:numId="20" w16cid:durableId="4406814">
    <w:abstractNumId w:val="13"/>
  </w:num>
  <w:num w:numId="21" w16cid:durableId="712118405">
    <w:abstractNumId w:val="74"/>
  </w:num>
  <w:num w:numId="22" w16cid:durableId="1417752086">
    <w:abstractNumId w:val="7"/>
  </w:num>
  <w:num w:numId="23" w16cid:durableId="1229877143">
    <w:abstractNumId w:val="44"/>
  </w:num>
  <w:num w:numId="24" w16cid:durableId="603003014">
    <w:abstractNumId w:val="38"/>
  </w:num>
  <w:num w:numId="25" w16cid:durableId="820003695">
    <w:abstractNumId w:val="39"/>
  </w:num>
  <w:num w:numId="26" w16cid:durableId="848525746">
    <w:abstractNumId w:val="51"/>
  </w:num>
  <w:num w:numId="27" w16cid:durableId="1994485864">
    <w:abstractNumId w:val="47"/>
  </w:num>
  <w:num w:numId="28" w16cid:durableId="1007708844">
    <w:abstractNumId w:val="33"/>
  </w:num>
  <w:num w:numId="29" w16cid:durableId="1864778579">
    <w:abstractNumId w:val="16"/>
  </w:num>
  <w:num w:numId="30" w16cid:durableId="1301112878">
    <w:abstractNumId w:val="43"/>
  </w:num>
  <w:num w:numId="31" w16cid:durableId="1757630218">
    <w:abstractNumId w:val="24"/>
  </w:num>
  <w:num w:numId="32" w16cid:durableId="424418399">
    <w:abstractNumId w:val="70"/>
  </w:num>
  <w:num w:numId="33" w16cid:durableId="546718340">
    <w:abstractNumId w:val="8"/>
  </w:num>
  <w:num w:numId="34" w16cid:durableId="1058287409">
    <w:abstractNumId w:val="4"/>
  </w:num>
  <w:num w:numId="35" w16cid:durableId="1250459395">
    <w:abstractNumId w:val="37"/>
  </w:num>
  <w:num w:numId="36" w16cid:durableId="1478952809">
    <w:abstractNumId w:val="36"/>
  </w:num>
  <w:num w:numId="37" w16cid:durableId="1615401198">
    <w:abstractNumId w:val="64"/>
  </w:num>
  <w:num w:numId="38" w16cid:durableId="1335690366">
    <w:abstractNumId w:val="25"/>
  </w:num>
  <w:num w:numId="39" w16cid:durableId="1227256222">
    <w:abstractNumId w:val="5"/>
  </w:num>
  <w:num w:numId="40" w16cid:durableId="1848785686">
    <w:abstractNumId w:val="10"/>
  </w:num>
  <w:num w:numId="41" w16cid:durableId="1626497049">
    <w:abstractNumId w:val="75"/>
  </w:num>
  <w:num w:numId="42" w16cid:durableId="1724670349">
    <w:abstractNumId w:val="57"/>
  </w:num>
  <w:num w:numId="43" w16cid:durableId="1392922586">
    <w:abstractNumId w:val="22"/>
  </w:num>
  <w:num w:numId="44" w16cid:durableId="4863638">
    <w:abstractNumId w:val="35"/>
  </w:num>
  <w:num w:numId="45" w16cid:durableId="539829466">
    <w:abstractNumId w:val="65"/>
  </w:num>
  <w:num w:numId="46" w16cid:durableId="862939843">
    <w:abstractNumId w:val="82"/>
  </w:num>
  <w:num w:numId="47" w16cid:durableId="46809345">
    <w:abstractNumId w:val="68"/>
  </w:num>
  <w:num w:numId="48" w16cid:durableId="1079403267">
    <w:abstractNumId w:val="59"/>
  </w:num>
  <w:num w:numId="49" w16cid:durableId="1728413067">
    <w:abstractNumId w:val="2"/>
  </w:num>
  <w:num w:numId="50" w16cid:durableId="611867341">
    <w:abstractNumId w:val="14"/>
  </w:num>
  <w:num w:numId="51" w16cid:durableId="918713185">
    <w:abstractNumId w:val="18"/>
  </w:num>
  <w:num w:numId="52" w16cid:durableId="2019694894">
    <w:abstractNumId w:val="42"/>
  </w:num>
  <w:num w:numId="53" w16cid:durableId="672613439">
    <w:abstractNumId w:val="73"/>
  </w:num>
  <w:num w:numId="54" w16cid:durableId="88241727">
    <w:abstractNumId w:val="23"/>
  </w:num>
  <w:num w:numId="55" w16cid:durableId="600070869">
    <w:abstractNumId w:val="67"/>
  </w:num>
  <w:num w:numId="56" w16cid:durableId="85227022">
    <w:abstractNumId w:val="62"/>
  </w:num>
  <w:num w:numId="57" w16cid:durableId="1277325126">
    <w:abstractNumId w:val="27"/>
  </w:num>
  <w:num w:numId="58" w16cid:durableId="826744364">
    <w:abstractNumId w:val="53"/>
  </w:num>
  <w:num w:numId="59" w16cid:durableId="1313364353">
    <w:abstractNumId w:val="20"/>
  </w:num>
  <w:num w:numId="60" w16cid:durableId="1969965729">
    <w:abstractNumId w:val="61"/>
  </w:num>
  <w:num w:numId="61" w16cid:durableId="192503078">
    <w:abstractNumId w:val="48"/>
  </w:num>
  <w:num w:numId="62" w16cid:durableId="547111577">
    <w:abstractNumId w:val="54"/>
  </w:num>
  <w:num w:numId="63" w16cid:durableId="596062165">
    <w:abstractNumId w:val="17"/>
  </w:num>
  <w:num w:numId="64" w16cid:durableId="2000690184">
    <w:abstractNumId w:val="19"/>
  </w:num>
  <w:num w:numId="65" w16cid:durableId="359092252">
    <w:abstractNumId w:val="12"/>
  </w:num>
  <w:num w:numId="66" w16cid:durableId="370150216">
    <w:abstractNumId w:val="78"/>
  </w:num>
  <w:num w:numId="67" w16cid:durableId="525755141">
    <w:abstractNumId w:val="84"/>
  </w:num>
  <w:num w:numId="68" w16cid:durableId="2040349021">
    <w:abstractNumId w:val="0"/>
  </w:num>
  <w:num w:numId="69" w16cid:durableId="1786464842">
    <w:abstractNumId w:val="32"/>
  </w:num>
  <w:num w:numId="70" w16cid:durableId="1316958633">
    <w:abstractNumId w:val="11"/>
  </w:num>
  <w:num w:numId="71" w16cid:durableId="1862546026">
    <w:abstractNumId w:val="52"/>
  </w:num>
  <w:num w:numId="72" w16cid:durableId="1166675356">
    <w:abstractNumId w:val="28"/>
  </w:num>
  <w:num w:numId="73" w16cid:durableId="803276145">
    <w:abstractNumId w:val="41"/>
  </w:num>
  <w:num w:numId="74" w16cid:durableId="45615717">
    <w:abstractNumId w:val="69"/>
  </w:num>
  <w:num w:numId="75" w16cid:durableId="1066802550">
    <w:abstractNumId w:val="66"/>
  </w:num>
  <w:num w:numId="76" w16cid:durableId="2093970982">
    <w:abstractNumId w:val="79"/>
  </w:num>
  <w:num w:numId="77" w16cid:durableId="1412267292">
    <w:abstractNumId w:val="63"/>
  </w:num>
  <w:num w:numId="78" w16cid:durableId="1817144176">
    <w:abstractNumId w:val="3"/>
  </w:num>
  <w:num w:numId="79" w16cid:durableId="1753967625">
    <w:abstractNumId w:val="60"/>
  </w:num>
  <w:num w:numId="80" w16cid:durableId="1220283090">
    <w:abstractNumId w:val="29"/>
  </w:num>
  <w:num w:numId="81" w16cid:durableId="943994637">
    <w:abstractNumId w:val="55"/>
  </w:num>
  <w:num w:numId="82" w16cid:durableId="448011304">
    <w:abstractNumId w:val="26"/>
  </w:num>
  <w:num w:numId="83" w16cid:durableId="855652525">
    <w:abstractNumId w:val="49"/>
  </w:num>
  <w:num w:numId="84" w16cid:durableId="117797580">
    <w:abstractNumId w:val="81"/>
  </w:num>
  <w:num w:numId="85" w16cid:durableId="1160928551">
    <w:abstractNumId w:val="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27"/>
    <w:rsid w:val="00000849"/>
    <w:rsid w:val="00000866"/>
    <w:rsid w:val="00000EC9"/>
    <w:rsid w:val="000017E9"/>
    <w:rsid w:val="00001C6C"/>
    <w:rsid w:val="00002113"/>
    <w:rsid w:val="000022BD"/>
    <w:rsid w:val="000022FD"/>
    <w:rsid w:val="000026DB"/>
    <w:rsid w:val="0000307C"/>
    <w:rsid w:val="00003442"/>
    <w:rsid w:val="0000354D"/>
    <w:rsid w:val="00004264"/>
    <w:rsid w:val="0000539A"/>
    <w:rsid w:val="00005EBF"/>
    <w:rsid w:val="000065C2"/>
    <w:rsid w:val="000069FF"/>
    <w:rsid w:val="0001078E"/>
    <w:rsid w:val="00010AD8"/>
    <w:rsid w:val="00011728"/>
    <w:rsid w:val="00012135"/>
    <w:rsid w:val="00013458"/>
    <w:rsid w:val="0001381A"/>
    <w:rsid w:val="00014FFA"/>
    <w:rsid w:val="00016681"/>
    <w:rsid w:val="00021092"/>
    <w:rsid w:val="00022058"/>
    <w:rsid w:val="00022167"/>
    <w:rsid w:val="00024618"/>
    <w:rsid w:val="00026FE8"/>
    <w:rsid w:val="00027E8D"/>
    <w:rsid w:val="0003019C"/>
    <w:rsid w:val="00031B25"/>
    <w:rsid w:val="00031F41"/>
    <w:rsid w:val="0003286D"/>
    <w:rsid w:val="000328D9"/>
    <w:rsid w:val="00032BE1"/>
    <w:rsid w:val="00032F15"/>
    <w:rsid w:val="000340C4"/>
    <w:rsid w:val="000347EB"/>
    <w:rsid w:val="00035A3C"/>
    <w:rsid w:val="0003636B"/>
    <w:rsid w:val="000378E8"/>
    <w:rsid w:val="0004086F"/>
    <w:rsid w:val="00040BA0"/>
    <w:rsid w:val="00040D39"/>
    <w:rsid w:val="000419C6"/>
    <w:rsid w:val="000423DA"/>
    <w:rsid w:val="000439E3"/>
    <w:rsid w:val="00043DF9"/>
    <w:rsid w:val="00044FEB"/>
    <w:rsid w:val="00045B85"/>
    <w:rsid w:val="00046B1C"/>
    <w:rsid w:val="00050FBA"/>
    <w:rsid w:val="000512D2"/>
    <w:rsid w:val="000529A9"/>
    <w:rsid w:val="00053869"/>
    <w:rsid w:val="000542EA"/>
    <w:rsid w:val="00054300"/>
    <w:rsid w:val="000546E4"/>
    <w:rsid w:val="0005554A"/>
    <w:rsid w:val="00055C96"/>
    <w:rsid w:val="00056E44"/>
    <w:rsid w:val="00060059"/>
    <w:rsid w:val="000603FF"/>
    <w:rsid w:val="00060994"/>
    <w:rsid w:val="00060C2A"/>
    <w:rsid w:val="0006171D"/>
    <w:rsid w:val="000626B6"/>
    <w:rsid w:val="00062AA4"/>
    <w:rsid w:val="00063A84"/>
    <w:rsid w:val="00064409"/>
    <w:rsid w:val="000647EC"/>
    <w:rsid w:val="00064BC4"/>
    <w:rsid w:val="00065598"/>
    <w:rsid w:val="00065D24"/>
    <w:rsid w:val="0006674C"/>
    <w:rsid w:val="00066FC9"/>
    <w:rsid w:val="00070077"/>
    <w:rsid w:val="000700F2"/>
    <w:rsid w:val="00071B9B"/>
    <w:rsid w:val="000721B3"/>
    <w:rsid w:val="0007302F"/>
    <w:rsid w:val="00073728"/>
    <w:rsid w:val="000737C0"/>
    <w:rsid w:val="00074280"/>
    <w:rsid w:val="000742E5"/>
    <w:rsid w:val="00074820"/>
    <w:rsid w:val="00076A2C"/>
    <w:rsid w:val="0007772B"/>
    <w:rsid w:val="00077D6E"/>
    <w:rsid w:val="00081876"/>
    <w:rsid w:val="000818DB"/>
    <w:rsid w:val="00083DBD"/>
    <w:rsid w:val="000848C0"/>
    <w:rsid w:val="00084BCF"/>
    <w:rsid w:val="00084D62"/>
    <w:rsid w:val="00085032"/>
    <w:rsid w:val="000852DE"/>
    <w:rsid w:val="00086338"/>
    <w:rsid w:val="00086460"/>
    <w:rsid w:val="0009044C"/>
    <w:rsid w:val="00090893"/>
    <w:rsid w:val="00090CF9"/>
    <w:rsid w:val="00092CB8"/>
    <w:rsid w:val="000934AB"/>
    <w:rsid w:val="000936C1"/>
    <w:rsid w:val="000938F5"/>
    <w:rsid w:val="00094145"/>
    <w:rsid w:val="00094231"/>
    <w:rsid w:val="0009474A"/>
    <w:rsid w:val="0009551E"/>
    <w:rsid w:val="000969EF"/>
    <w:rsid w:val="0009767D"/>
    <w:rsid w:val="00097812"/>
    <w:rsid w:val="000A0721"/>
    <w:rsid w:val="000A1605"/>
    <w:rsid w:val="000A2448"/>
    <w:rsid w:val="000A2683"/>
    <w:rsid w:val="000A2A60"/>
    <w:rsid w:val="000A3123"/>
    <w:rsid w:val="000A3458"/>
    <w:rsid w:val="000A4D26"/>
    <w:rsid w:val="000A4F25"/>
    <w:rsid w:val="000A5634"/>
    <w:rsid w:val="000A5E34"/>
    <w:rsid w:val="000A67B2"/>
    <w:rsid w:val="000A6A31"/>
    <w:rsid w:val="000B2B43"/>
    <w:rsid w:val="000B3F20"/>
    <w:rsid w:val="000B530F"/>
    <w:rsid w:val="000B533A"/>
    <w:rsid w:val="000B55B4"/>
    <w:rsid w:val="000B55D4"/>
    <w:rsid w:val="000B6DAE"/>
    <w:rsid w:val="000B6E14"/>
    <w:rsid w:val="000B6E75"/>
    <w:rsid w:val="000B72C0"/>
    <w:rsid w:val="000C05AA"/>
    <w:rsid w:val="000C1129"/>
    <w:rsid w:val="000C17F6"/>
    <w:rsid w:val="000C1B28"/>
    <w:rsid w:val="000C1DAA"/>
    <w:rsid w:val="000C25DB"/>
    <w:rsid w:val="000C52BF"/>
    <w:rsid w:val="000C5C54"/>
    <w:rsid w:val="000C63D2"/>
    <w:rsid w:val="000D066E"/>
    <w:rsid w:val="000D0D11"/>
    <w:rsid w:val="000D0D70"/>
    <w:rsid w:val="000D130C"/>
    <w:rsid w:val="000D262E"/>
    <w:rsid w:val="000D2A94"/>
    <w:rsid w:val="000D2E27"/>
    <w:rsid w:val="000D3887"/>
    <w:rsid w:val="000D3A37"/>
    <w:rsid w:val="000D3A4C"/>
    <w:rsid w:val="000D3E72"/>
    <w:rsid w:val="000D431F"/>
    <w:rsid w:val="000D4462"/>
    <w:rsid w:val="000D4ACA"/>
    <w:rsid w:val="000D4C90"/>
    <w:rsid w:val="000D65CF"/>
    <w:rsid w:val="000D74D1"/>
    <w:rsid w:val="000D7552"/>
    <w:rsid w:val="000D7E84"/>
    <w:rsid w:val="000E07F8"/>
    <w:rsid w:val="000E0F8B"/>
    <w:rsid w:val="000E1A81"/>
    <w:rsid w:val="000E1DFE"/>
    <w:rsid w:val="000E238D"/>
    <w:rsid w:val="000E3A38"/>
    <w:rsid w:val="000E3E6A"/>
    <w:rsid w:val="000E5DF9"/>
    <w:rsid w:val="000E5E25"/>
    <w:rsid w:val="000E5FB4"/>
    <w:rsid w:val="000E6C6E"/>
    <w:rsid w:val="000E6E81"/>
    <w:rsid w:val="000F1247"/>
    <w:rsid w:val="000F1291"/>
    <w:rsid w:val="000F13A3"/>
    <w:rsid w:val="000F1A85"/>
    <w:rsid w:val="000F1C05"/>
    <w:rsid w:val="000F1DD6"/>
    <w:rsid w:val="000F4D4D"/>
    <w:rsid w:val="000F4D74"/>
    <w:rsid w:val="000F4F14"/>
    <w:rsid w:val="000F58B3"/>
    <w:rsid w:val="000F5A1F"/>
    <w:rsid w:val="000F6CDF"/>
    <w:rsid w:val="000F79CD"/>
    <w:rsid w:val="0010064D"/>
    <w:rsid w:val="00100E90"/>
    <w:rsid w:val="00101FDE"/>
    <w:rsid w:val="00102868"/>
    <w:rsid w:val="00103893"/>
    <w:rsid w:val="001054B4"/>
    <w:rsid w:val="00105DB0"/>
    <w:rsid w:val="00105DEE"/>
    <w:rsid w:val="00107748"/>
    <w:rsid w:val="00110437"/>
    <w:rsid w:val="00110D64"/>
    <w:rsid w:val="00111122"/>
    <w:rsid w:val="0011247F"/>
    <w:rsid w:val="00113DD5"/>
    <w:rsid w:val="0011487D"/>
    <w:rsid w:val="00114BB1"/>
    <w:rsid w:val="00114BD6"/>
    <w:rsid w:val="00114D7D"/>
    <w:rsid w:val="001154CA"/>
    <w:rsid w:val="00115C53"/>
    <w:rsid w:val="00115FBB"/>
    <w:rsid w:val="001165E5"/>
    <w:rsid w:val="00116B1E"/>
    <w:rsid w:val="00116B83"/>
    <w:rsid w:val="00116E46"/>
    <w:rsid w:val="00117630"/>
    <w:rsid w:val="0012087F"/>
    <w:rsid w:val="00120BF5"/>
    <w:rsid w:val="00121C2C"/>
    <w:rsid w:val="00121EFB"/>
    <w:rsid w:val="0012276E"/>
    <w:rsid w:val="00123963"/>
    <w:rsid w:val="00123A59"/>
    <w:rsid w:val="00123CFA"/>
    <w:rsid w:val="00124EC0"/>
    <w:rsid w:val="001255EE"/>
    <w:rsid w:val="00125632"/>
    <w:rsid w:val="001258A5"/>
    <w:rsid w:val="001258F7"/>
    <w:rsid w:val="00125C39"/>
    <w:rsid w:val="00126EA4"/>
    <w:rsid w:val="0013035B"/>
    <w:rsid w:val="00131CE7"/>
    <w:rsid w:val="00132351"/>
    <w:rsid w:val="00132DAF"/>
    <w:rsid w:val="00132F8A"/>
    <w:rsid w:val="00133B83"/>
    <w:rsid w:val="00134F95"/>
    <w:rsid w:val="001354A3"/>
    <w:rsid w:val="00135E4C"/>
    <w:rsid w:val="001368BF"/>
    <w:rsid w:val="001373F3"/>
    <w:rsid w:val="00140221"/>
    <w:rsid w:val="00140391"/>
    <w:rsid w:val="00140492"/>
    <w:rsid w:val="00140524"/>
    <w:rsid w:val="001407E3"/>
    <w:rsid w:val="001410CC"/>
    <w:rsid w:val="001428CA"/>
    <w:rsid w:val="001431EC"/>
    <w:rsid w:val="001434E0"/>
    <w:rsid w:val="0014375F"/>
    <w:rsid w:val="001440E4"/>
    <w:rsid w:val="001448A9"/>
    <w:rsid w:val="00145020"/>
    <w:rsid w:val="00145182"/>
    <w:rsid w:val="00145711"/>
    <w:rsid w:val="00145F40"/>
    <w:rsid w:val="00146843"/>
    <w:rsid w:val="001470DB"/>
    <w:rsid w:val="00147A12"/>
    <w:rsid w:val="0015008E"/>
    <w:rsid w:val="00150B8C"/>
    <w:rsid w:val="001514E6"/>
    <w:rsid w:val="00151664"/>
    <w:rsid w:val="001519EA"/>
    <w:rsid w:val="00151E4E"/>
    <w:rsid w:val="00151FBB"/>
    <w:rsid w:val="00152626"/>
    <w:rsid w:val="001553DE"/>
    <w:rsid w:val="00155938"/>
    <w:rsid w:val="00156192"/>
    <w:rsid w:val="00156773"/>
    <w:rsid w:val="00156E87"/>
    <w:rsid w:val="00156EFF"/>
    <w:rsid w:val="001576B1"/>
    <w:rsid w:val="00157842"/>
    <w:rsid w:val="00160392"/>
    <w:rsid w:val="00161378"/>
    <w:rsid w:val="0016156C"/>
    <w:rsid w:val="001629F2"/>
    <w:rsid w:val="00162C8A"/>
    <w:rsid w:val="001635D2"/>
    <w:rsid w:val="0016376D"/>
    <w:rsid w:val="00163B4E"/>
    <w:rsid w:val="00163D71"/>
    <w:rsid w:val="00166691"/>
    <w:rsid w:val="001667C7"/>
    <w:rsid w:val="00166B63"/>
    <w:rsid w:val="00166CF2"/>
    <w:rsid w:val="001670C2"/>
    <w:rsid w:val="00167307"/>
    <w:rsid w:val="00167701"/>
    <w:rsid w:val="00167D2B"/>
    <w:rsid w:val="001709ED"/>
    <w:rsid w:val="001717C7"/>
    <w:rsid w:val="001718A0"/>
    <w:rsid w:val="00171D75"/>
    <w:rsid w:val="00172FDE"/>
    <w:rsid w:val="0017315C"/>
    <w:rsid w:val="00175171"/>
    <w:rsid w:val="001751BC"/>
    <w:rsid w:val="00176C0E"/>
    <w:rsid w:val="00176D2B"/>
    <w:rsid w:val="001771FE"/>
    <w:rsid w:val="001803D3"/>
    <w:rsid w:val="00180C83"/>
    <w:rsid w:val="00181CB7"/>
    <w:rsid w:val="00181CE3"/>
    <w:rsid w:val="001822ED"/>
    <w:rsid w:val="00183369"/>
    <w:rsid w:val="00183ADB"/>
    <w:rsid w:val="001845FF"/>
    <w:rsid w:val="001852DC"/>
    <w:rsid w:val="00185563"/>
    <w:rsid w:val="0018576E"/>
    <w:rsid w:val="00185921"/>
    <w:rsid w:val="00185C64"/>
    <w:rsid w:val="00186651"/>
    <w:rsid w:val="001870D5"/>
    <w:rsid w:val="001872B3"/>
    <w:rsid w:val="00187CBA"/>
    <w:rsid w:val="00187D86"/>
    <w:rsid w:val="0019129F"/>
    <w:rsid w:val="00192919"/>
    <w:rsid w:val="00193541"/>
    <w:rsid w:val="00193F8B"/>
    <w:rsid w:val="001941EF"/>
    <w:rsid w:val="0019491F"/>
    <w:rsid w:val="0019587D"/>
    <w:rsid w:val="001959E5"/>
    <w:rsid w:val="00195EF2"/>
    <w:rsid w:val="00195FF8"/>
    <w:rsid w:val="00197FD4"/>
    <w:rsid w:val="001A02BA"/>
    <w:rsid w:val="001A06CB"/>
    <w:rsid w:val="001A0DEE"/>
    <w:rsid w:val="001A0E33"/>
    <w:rsid w:val="001A1744"/>
    <w:rsid w:val="001A1FC3"/>
    <w:rsid w:val="001A2A45"/>
    <w:rsid w:val="001A3535"/>
    <w:rsid w:val="001A3B30"/>
    <w:rsid w:val="001A3E14"/>
    <w:rsid w:val="001A428C"/>
    <w:rsid w:val="001A495C"/>
    <w:rsid w:val="001A4AED"/>
    <w:rsid w:val="001A4E38"/>
    <w:rsid w:val="001A5046"/>
    <w:rsid w:val="001A54C0"/>
    <w:rsid w:val="001A5653"/>
    <w:rsid w:val="001A5D7A"/>
    <w:rsid w:val="001A61A7"/>
    <w:rsid w:val="001A61B0"/>
    <w:rsid w:val="001A7045"/>
    <w:rsid w:val="001B1639"/>
    <w:rsid w:val="001B58C6"/>
    <w:rsid w:val="001B600D"/>
    <w:rsid w:val="001B61A4"/>
    <w:rsid w:val="001B6310"/>
    <w:rsid w:val="001B67DA"/>
    <w:rsid w:val="001B6E9C"/>
    <w:rsid w:val="001B7CAA"/>
    <w:rsid w:val="001B7CBA"/>
    <w:rsid w:val="001C0F8E"/>
    <w:rsid w:val="001C2905"/>
    <w:rsid w:val="001C290D"/>
    <w:rsid w:val="001C297E"/>
    <w:rsid w:val="001C2ECD"/>
    <w:rsid w:val="001C376B"/>
    <w:rsid w:val="001C4E33"/>
    <w:rsid w:val="001C5B64"/>
    <w:rsid w:val="001D0390"/>
    <w:rsid w:val="001D0D23"/>
    <w:rsid w:val="001D0EB0"/>
    <w:rsid w:val="001D203F"/>
    <w:rsid w:val="001D28CE"/>
    <w:rsid w:val="001D326E"/>
    <w:rsid w:val="001D3901"/>
    <w:rsid w:val="001D4457"/>
    <w:rsid w:val="001D4B2A"/>
    <w:rsid w:val="001D52B3"/>
    <w:rsid w:val="001D68DA"/>
    <w:rsid w:val="001D70E3"/>
    <w:rsid w:val="001D7C26"/>
    <w:rsid w:val="001D7C73"/>
    <w:rsid w:val="001D7D49"/>
    <w:rsid w:val="001E0132"/>
    <w:rsid w:val="001E094E"/>
    <w:rsid w:val="001E1A85"/>
    <w:rsid w:val="001E1FAC"/>
    <w:rsid w:val="001E26F9"/>
    <w:rsid w:val="001E2D13"/>
    <w:rsid w:val="001E33D9"/>
    <w:rsid w:val="001E3839"/>
    <w:rsid w:val="001E3BEB"/>
    <w:rsid w:val="001E41F7"/>
    <w:rsid w:val="001E437B"/>
    <w:rsid w:val="001E580E"/>
    <w:rsid w:val="001E602D"/>
    <w:rsid w:val="001E61D0"/>
    <w:rsid w:val="001E654A"/>
    <w:rsid w:val="001E6CE2"/>
    <w:rsid w:val="001E74B2"/>
    <w:rsid w:val="001E7CD2"/>
    <w:rsid w:val="001F0D7E"/>
    <w:rsid w:val="001F0FDE"/>
    <w:rsid w:val="001F1054"/>
    <w:rsid w:val="001F1251"/>
    <w:rsid w:val="001F128B"/>
    <w:rsid w:val="001F16A9"/>
    <w:rsid w:val="001F2327"/>
    <w:rsid w:val="001F25C0"/>
    <w:rsid w:val="001F339C"/>
    <w:rsid w:val="001F3428"/>
    <w:rsid w:val="001F344E"/>
    <w:rsid w:val="001F3C21"/>
    <w:rsid w:val="001F3FAB"/>
    <w:rsid w:val="001F4CC5"/>
    <w:rsid w:val="001F4EBB"/>
    <w:rsid w:val="001F58BB"/>
    <w:rsid w:val="001F59C5"/>
    <w:rsid w:val="001F5EB6"/>
    <w:rsid w:val="001F67DE"/>
    <w:rsid w:val="001F6FDC"/>
    <w:rsid w:val="001F71CE"/>
    <w:rsid w:val="001F7653"/>
    <w:rsid w:val="00200077"/>
    <w:rsid w:val="002005C2"/>
    <w:rsid w:val="00200F3A"/>
    <w:rsid w:val="002018CB"/>
    <w:rsid w:val="00201B44"/>
    <w:rsid w:val="00201C53"/>
    <w:rsid w:val="002023E6"/>
    <w:rsid w:val="00203687"/>
    <w:rsid w:val="00204A25"/>
    <w:rsid w:val="00206A0F"/>
    <w:rsid w:val="00206C97"/>
    <w:rsid w:val="00207804"/>
    <w:rsid w:val="00210637"/>
    <w:rsid w:val="00210F56"/>
    <w:rsid w:val="002117A8"/>
    <w:rsid w:val="00211C54"/>
    <w:rsid w:val="00212CED"/>
    <w:rsid w:val="0021329C"/>
    <w:rsid w:val="00213F3F"/>
    <w:rsid w:val="002147F5"/>
    <w:rsid w:val="002150E0"/>
    <w:rsid w:val="002156DC"/>
    <w:rsid w:val="00221AB9"/>
    <w:rsid w:val="0022240D"/>
    <w:rsid w:val="002230BD"/>
    <w:rsid w:val="0022366C"/>
    <w:rsid w:val="002238CA"/>
    <w:rsid w:val="00224EF4"/>
    <w:rsid w:val="0022602E"/>
    <w:rsid w:val="002264EC"/>
    <w:rsid w:val="00226F1A"/>
    <w:rsid w:val="00227E9E"/>
    <w:rsid w:val="00230511"/>
    <w:rsid w:val="00230771"/>
    <w:rsid w:val="00232B81"/>
    <w:rsid w:val="00232D12"/>
    <w:rsid w:val="00235B07"/>
    <w:rsid w:val="00235D6C"/>
    <w:rsid w:val="0023659A"/>
    <w:rsid w:val="002368BF"/>
    <w:rsid w:val="00237152"/>
    <w:rsid w:val="00237C44"/>
    <w:rsid w:val="00237FD5"/>
    <w:rsid w:val="00240F36"/>
    <w:rsid w:val="00240F91"/>
    <w:rsid w:val="00241786"/>
    <w:rsid w:val="002436BB"/>
    <w:rsid w:val="00243C30"/>
    <w:rsid w:val="00244560"/>
    <w:rsid w:val="00245DBE"/>
    <w:rsid w:val="00246BBA"/>
    <w:rsid w:val="00247A9B"/>
    <w:rsid w:val="00247E9B"/>
    <w:rsid w:val="00250685"/>
    <w:rsid w:val="00250B8F"/>
    <w:rsid w:val="00250CE4"/>
    <w:rsid w:val="0025166D"/>
    <w:rsid w:val="00251DC8"/>
    <w:rsid w:val="00252266"/>
    <w:rsid w:val="00252820"/>
    <w:rsid w:val="002535F3"/>
    <w:rsid w:val="002552BC"/>
    <w:rsid w:val="00255A05"/>
    <w:rsid w:val="00255B06"/>
    <w:rsid w:val="00256AFA"/>
    <w:rsid w:val="00257FCC"/>
    <w:rsid w:val="00260080"/>
    <w:rsid w:val="00260104"/>
    <w:rsid w:val="00260B92"/>
    <w:rsid w:val="002612B7"/>
    <w:rsid w:val="0026229F"/>
    <w:rsid w:val="002627BC"/>
    <w:rsid w:val="00262C46"/>
    <w:rsid w:val="00262F20"/>
    <w:rsid w:val="00263F8E"/>
    <w:rsid w:val="002642F1"/>
    <w:rsid w:val="0026443C"/>
    <w:rsid w:val="00264B30"/>
    <w:rsid w:val="0026612C"/>
    <w:rsid w:val="0026683D"/>
    <w:rsid w:val="00266CEC"/>
    <w:rsid w:val="002678B7"/>
    <w:rsid w:val="00267CA1"/>
    <w:rsid w:val="00270915"/>
    <w:rsid w:val="00270AA5"/>
    <w:rsid w:val="00270AD7"/>
    <w:rsid w:val="002716B4"/>
    <w:rsid w:val="00271E2F"/>
    <w:rsid w:val="00273A6A"/>
    <w:rsid w:val="00274119"/>
    <w:rsid w:val="00274F95"/>
    <w:rsid w:val="00276822"/>
    <w:rsid w:val="002775A0"/>
    <w:rsid w:val="0028044D"/>
    <w:rsid w:val="00280847"/>
    <w:rsid w:val="002808B6"/>
    <w:rsid w:val="0028091E"/>
    <w:rsid w:val="00281880"/>
    <w:rsid w:val="00282999"/>
    <w:rsid w:val="00282D92"/>
    <w:rsid w:val="00282DFC"/>
    <w:rsid w:val="002839D0"/>
    <w:rsid w:val="002840DC"/>
    <w:rsid w:val="002856F5"/>
    <w:rsid w:val="00286944"/>
    <w:rsid w:val="00286CE3"/>
    <w:rsid w:val="00287EE4"/>
    <w:rsid w:val="00290D4C"/>
    <w:rsid w:val="0029314B"/>
    <w:rsid w:val="00294AAD"/>
    <w:rsid w:val="00294F1D"/>
    <w:rsid w:val="002957C5"/>
    <w:rsid w:val="00295AF3"/>
    <w:rsid w:val="00295B3D"/>
    <w:rsid w:val="00296575"/>
    <w:rsid w:val="00296C4D"/>
    <w:rsid w:val="002A0AEE"/>
    <w:rsid w:val="002A11CD"/>
    <w:rsid w:val="002A12F9"/>
    <w:rsid w:val="002A1682"/>
    <w:rsid w:val="002A1C7A"/>
    <w:rsid w:val="002A1DA8"/>
    <w:rsid w:val="002A3986"/>
    <w:rsid w:val="002A3F77"/>
    <w:rsid w:val="002A44BE"/>
    <w:rsid w:val="002A4860"/>
    <w:rsid w:val="002A4A15"/>
    <w:rsid w:val="002A4BD2"/>
    <w:rsid w:val="002A4D11"/>
    <w:rsid w:val="002A53DF"/>
    <w:rsid w:val="002A653A"/>
    <w:rsid w:val="002A6893"/>
    <w:rsid w:val="002A68D5"/>
    <w:rsid w:val="002A7C66"/>
    <w:rsid w:val="002A7D4D"/>
    <w:rsid w:val="002A7E38"/>
    <w:rsid w:val="002B01F9"/>
    <w:rsid w:val="002B06DA"/>
    <w:rsid w:val="002B0BC1"/>
    <w:rsid w:val="002B1528"/>
    <w:rsid w:val="002B1A7C"/>
    <w:rsid w:val="002B1C4B"/>
    <w:rsid w:val="002B2760"/>
    <w:rsid w:val="002B490B"/>
    <w:rsid w:val="002B4A15"/>
    <w:rsid w:val="002B5B36"/>
    <w:rsid w:val="002B6571"/>
    <w:rsid w:val="002B7436"/>
    <w:rsid w:val="002C0172"/>
    <w:rsid w:val="002C0B06"/>
    <w:rsid w:val="002C1444"/>
    <w:rsid w:val="002C16A5"/>
    <w:rsid w:val="002C1D64"/>
    <w:rsid w:val="002C2C04"/>
    <w:rsid w:val="002C37FB"/>
    <w:rsid w:val="002C4F55"/>
    <w:rsid w:val="002C5C21"/>
    <w:rsid w:val="002C60FE"/>
    <w:rsid w:val="002C6C92"/>
    <w:rsid w:val="002C6D9E"/>
    <w:rsid w:val="002C6E98"/>
    <w:rsid w:val="002C7C53"/>
    <w:rsid w:val="002D03CE"/>
    <w:rsid w:val="002D05A5"/>
    <w:rsid w:val="002D083C"/>
    <w:rsid w:val="002D0E13"/>
    <w:rsid w:val="002D0E77"/>
    <w:rsid w:val="002D16C8"/>
    <w:rsid w:val="002D1C32"/>
    <w:rsid w:val="002D20DA"/>
    <w:rsid w:val="002D29CE"/>
    <w:rsid w:val="002D3017"/>
    <w:rsid w:val="002D325F"/>
    <w:rsid w:val="002D38BD"/>
    <w:rsid w:val="002D3F9B"/>
    <w:rsid w:val="002D45A9"/>
    <w:rsid w:val="002D4DC3"/>
    <w:rsid w:val="002D586A"/>
    <w:rsid w:val="002D6AA0"/>
    <w:rsid w:val="002D6C4B"/>
    <w:rsid w:val="002D6F27"/>
    <w:rsid w:val="002D6FF5"/>
    <w:rsid w:val="002E260D"/>
    <w:rsid w:val="002E2841"/>
    <w:rsid w:val="002E3239"/>
    <w:rsid w:val="002E451A"/>
    <w:rsid w:val="002E4566"/>
    <w:rsid w:val="002E4A27"/>
    <w:rsid w:val="002E5139"/>
    <w:rsid w:val="002E55BB"/>
    <w:rsid w:val="002E64A0"/>
    <w:rsid w:val="002E7505"/>
    <w:rsid w:val="002E7B67"/>
    <w:rsid w:val="002E7CB6"/>
    <w:rsid w:val="002E7CD3"/>
    <w:rsid w:val="002F0693"/>
    <w:rsid w:val="002F2C3D"/>
    <w:rsid w:val="002F2D0A"/>
    <w:rsid w:val="002F3A9E"/>
    <w:rsid w:val="002F3F80"/>
    <w:rsid w:val="002F4A90"/>
    <w:rsid w:val="002F4B8F"/>
    <w:rsid w:val="002F5E9C"/>
    <w:rsid w:val="002F6245"/>
    <w:rsid w:val="002F6374"/>
    <w:rsid w:val="002F6CF6"/>
    <w:rsid w:val="002F78F1"/>
    <w:rsid w:val="003009B2"/>
    <w:rsid w:val="003034B7"/>
    <w:rsid w:val="00303A38"/>
    <w:rsid w:val="00303B25"/>
    <w:rsid w:val="00303CCF"/>
    <w:rsid w:val="00303D5D"/>
    <w:rsid w:val="00304308"/>
    <w:rsid w:val="00305D8E"/>
    <w:rsid w:val="003070E6"/>
    <w:rsid w:val="00310490"/>
    <w:rsid w:val="00310CE8"/>
    <w:rsid w:val="0031145A"/>
    <w:rsid w:val="003118E4"/>
    <w:rsid w:val="003119D0"/>
    <w:rsid w:val="00311EF1"/>
    <w:rsid w:val="00312789"/>
    <w:rsid w:val="00313287"/>
    <w:rsid w:val="003137F9"/>
    <w:rsid w:val="003140E4"/>
    <w:rsid w:val="0031456F"/>
    <w:rsid w:val="00314726"/>
    <w:rsid w:val="00314D34"/>
    <w:rsid w:val="00314DBB"/>
    <w:rsid w:val="0031790B"/>
    <w:rsid w:val="0032069E"/>
    <w:rsid w:val="00320BB1"/>
    <w:rsid w:val="00320F64"/>
    <w:rsid w:val="00320FD7"/>
    <w:rsid w:val="003216D1"/>
    <w:rsid w:val="0032172C"/>
    <w:rsid w:val="00321E37"/>
    <w:rsid w:val="0032208F"/>
    <w:rsid w:val="00322F68"/>
    <w:rsid w:val="003232F9"/>
    <w:rsid w:val="0032389A"/>
    <w:rsid w:val="00323AF3"/>
    <w:rsid w:val="00323CCD"/>
    <w:rsid w:val="003240A9"/>
    <w:rsid w:val="003259F5"/>
    <w:rsid w:val="00325A4A"/>
    <w:rsid w:val="00325F26"/>
    <w:rsid w:val="0032606C"/>
    <w:rsid w:val="00326717"/>
    <w:rsid w:val="0032726F"/>
    <w:rsid w:val="00327ECB"/>
    <w:rsid w:val="00330AB0"/>
    <w:rsid w:val="00330AD8"/>
    <w:rsid w:val="00332A24"/>
    <w:rsid w:val="00332BA2"/>
    <w:rsid w:val="00333A84"/>
    <w:rsid w:val="00334ED5"/>
    <w:rsid w:val="00336102"/>
    <w:rsid w:val="00336E48"/>
    <w:rsid w:val="0034018C"/>
    <w:rsid w:val="003406C7"/>
    <w:rsid w:val="00340988"/>
    <w:rsid w:val="00340A7C"/>
    <w:rsid w:val="003414E0"/>
    <w:rsid w:val="00341B0A"/>
    <w:rsid w:val="00342A35"/>
    <w:rsid w:val="00342D4C"/>
    <w:rsid w:val="00344CCC"/>
    <w:rsid w:val="00345AFB"/>
    <w:rsid w:val="003477D7"/>
    <w:rsid w:val="00350201"/>
    <w:rsid w:val="00350AB7"/>
    <w:rsid w:val="003514AF"/>
    <w:rsid w:val="003524AA"/>
    <w:rsid w:val="00352CE6"/>
    <w:rsid w:val="00353173"/>
    <w:rsid w:val="00353984"/>
    <w:rsid w:val="00353F0E"/>
    <w:rsid w:val="00354044"/>
    <w:rsid w:val="00355EE6"/>
    <w:rsid w:val="003564D4"/>
    <w:rsid w:val="00356D24"/>
    <w:rsid w:val="00357553"/>
    <w:rsid w:val="003602C2"/>
    <w:rsid w:val="003609BE"/>
    <w:rsid w:val="00360A0F"/>
    <w:rsid w:val="00360B2C"/>
    <w:rsid w:val="00361AEC"/>
    <w:rsid w:val="00361BAB"/>
    <w:rsid w:val="00362B85"/>
    <w:rsid w:val="00362F93"/>
    <w:rsid w:val="00362FC2"/>
    <w:rsid w:val="00363D3D"/>
    <w:rsid w:val="0036442E"/>
    <w:rsid w:val="003656F4"/>
    <w:rsid w:val="00365879"/>
    <w:rsid w:val="00365EAD"/>
    <w:rsid w:val="00367759"/>
    <w:rsid w:val="0036783D"/>
    <w:rsid w:val="00370573"/>
    <w:rsid w:val="00372C35"/>
    <w:rsid w:val="00372F91"/>
    <w:rsid w:val="0037438C"/>
    <w:rsid w:val="00374979"/>
    <w:rsid w:val="00375526"/>
    <w:rsid w:val="003755D3"/>
    <w:rsid w:val="0037619E"/>
    <w:rsid w:val="003762D4"/>
    <w:rsid w:val="003762D6"/>
    <w:rsid w:val="0037681E"/>
    <w:rsid w:val="00377ADF"/>
    <w:rsid w:val="00377D24"/>
    <w:rsid w:val="00380704"/>
    <w:rsid w:val="00380FF8"/>
    <w:rsid w:val="00381FBD"/>
    <w:rsid w:val="003823A8"/>
    <w:rsid w:val="00383282"/>
    <w:rsid w:val="00383E8A"/>
    <w:rsid w:val="00384C4C"/>
    <w:rsid w:val="00385149"/>
    <w:rsid w:val="00385442"/>
    <w:rsid w:val="00385611"/>
    <w:rsid w:val="00385CC2"/>
    <w:rsid w:val="00385EE7"/>
    <w:rsid w:val="00386865"/>
    <w:rsid w:val="00387B94"/>
    <w:rsid w:val="00390C43"/>
    <w:rsid w:val="003928D8"/>
    <w:rsid w:val="00392C47"/>
    <w:rsid w:val="00393D9F"/>
    <w:rsid w:val="003942E0"/>
    <w:rsid w:val="00394A13"/>
    <w:rsid w:val="00394B99"/>
    <w:rsid w:val="0039546B"/>
    <w:rsid w:val="0039565A"/>
    <w:rsid w:val="003962A0"/>
    <w:rsid w:val="0039789D"/>
    <w:rsid w:val="00397CAF"/>
    <w:rsid w:val="003A2D07"/>
    <w:rsid w:val="003A393C"/>
    <w:rsid w:val="003A56C8"/>
    <w:rsid w:val="003A5BB5"/>
    <w:rsid w:val="003A6693"/>
    <w:rsid w:val="003A6E1A"/>
    <w:rsid w:val="003A7993"/>
    <w:rsid w:val="003A7DBE"/>
    <w:rsid w:val="003B0272"/>
    <w:rsid w:val="003B0505"/>
    <w:rsid w:val="003B0CD9"/>
    <w:rsid w:val="003B0FA5"/>
    <w:rsid w:val="003B1208"/>
    <w:rsid w:val="003B185D"/>
    <w:rsid w:val="003B1B6D"/>
    <w:rsid w:val="003B3424"/>
    <w:rsid w:val="003B37B8"/>
    <w:rsid w:val="003B3C84"/>
    <w:rsid w:val="003B4364"/>
    <w:rsid w:val="003B4E8E"/>
    <w:rsid w:val="003B64B2"/>
    <w:rsid w:val="003C09C3"/>
    <w:rsid w:val="003C14B7"/>
    <w:rsid w:val="003C15D2"/>
    <w:rsid w:val="003C2993"/>
    <w:rsid w:val="003C3B27"/>
    <w:rsid w:val="003C3BBC"/>
    <w:rsid w:val="003C4A91"/>
    <w:rsid w:val="003C5250"/>
    <w:rsid w:val="003C540E"/>
    <w:rsid w:val="003C5487"/>
    <w:rsid w:val="003C5E96"/>
    <w:rsid w:val="003C7B5E"/>
    <w:rsid w:val="003D08A3"/>
    <w:rsid w:val="003D1AE5"/>
    <w:rsid w:val="003D2B21"/>
    <w:rsid w:val="003D2C30"/>
    <w:rsid w:val="003D3D79"/>
    <w:rsid w:val="003D445F"/>
    <w:rsid w:val="003D4E7F"/>
    <w:rsid w:val="003D4EF0"/>
    <w:rsid w:val="003D5C64"/>
    <w:rsid w:val="003D6625"/>
    <w:rsid w:val="003D6FB4"/>
    <w:rsid w:val="003D7381"/>
    <w:rsid w:val="003E0026"/>
    <w:rsid w:val="003E019D"/>
    <w:rsid w:val="003E1213"/>
    <w:rsid w:val="003E2184"/>
    <w:rsid w:val="003E266E"/>
    <w:rsid w:val="003E26BC"/>
    <w:rsid w:val="003E2D2F"/>
    <w:rsid w:val="003E326B"/>
    <w:rsid w:val="003E3E49"/>
    <w:rsid w:val="003E408C"/>
    <w:rsid w:val="003E4342"/>
    <w:rsid w:val="003E4833"/>
    <w:rsid w:val="003E5963"/>
    <w:rsid w:val="003E5FBA"/>
    <w:rsid w:val="003E65B0"/>
    <w:rsid w:val="003E6B1F"/>
    <w:rsid w:val="003E6D93"/>
    <w:rsid w:val="003E719D"/>
    <w:rsid w:val="003E75E2"/>
    <w:rsid w:val="003F03BC"/>
    <w:rsid w:val="003F11FC"/>
    <w:rsid w:val="003F15E4"/>
    <w:rsid w:val="003F2022"/>
    <w:rsid w:val="003F2A75"/>
    <w:rsid w:val="003F37CF"/>
    <w:rsid w:val="003F49F7"/>
    <w:rsid w:val="003F5207"/>
    <w:rsid w:val="003F5216"/>
    <w:rsid w:val="003F5487"/>
    <w:rsid w:val="003F59B3"/>
    <w:rsid w:val="003F5D94"/>
    <w:rsid w:val="003F6294"/>
    <w:rsid w:val="003F74AE"/>
    <w:rsid w:val="003F7C17"/>
    <w:rsid w:val="0040055C"/>
    <w:rsid w:val="00400AE4"/>
    <w:rsid w:val="00401040"/>
    <w:rsid w:val="00401B8F"/>
    <w:rsid w:val="004037C3"/>
    <w:rsid w:val="00403D9D"/>
    <w:rsid w:val="00405437"/>
    <w:rsid w:val="00405E80"/>
    <w:rsid w:val="00405FDC"/>
    <w:rsid w:val="00407321"/>
    <w:rsid w:val="004101EC"/>
    <w:rsid w:val="0041055A"/>
    <w:rsid w:val="004105F3"/>
    <w:rsid w:val="00410E39"/>
    <w:rsid w:val="00411199"/>
    <w:rsid w:val="004116E3"/>
    <w:rsid w:val="00411EA7"/>
    <w:rsid w:val="004128C7"/>
    <w:rsid w:val="004136C9"/>
    <w:rsid w:val="00413E3E"/>
    <w:rsid w:val="004144E5"/>
    <w:rsid w:val="004157BA"/>
    <w:rsid w:val="0041586E"/>
    <w:rsid w:val="004171CB"/>
    <w:rsid w:val="00420570"/>
    <w:rsid w:val="00420658"/>
    <w:rsid w:val="00420C99"/>
    <w:rsid w:val="00421B4C"/>
    <w:rsid w:val="00421F4E"/>
    <w:rsid w:val="00422C10"/>
    <w:rsid w:val="00423992"/>
    <w:rsid w:val="00423B00"/>
    <w:rsid w:val="00424322"/>
    <w:rsid w:val="0042524C"/>
    <w:rsid w:val="0042642E"/>
    <w:rsid w:val="00426868"/>
    <w:rsid w:val="004278D0"/>
    <w:rsid w:val="00427F9F"/>
    <w:rsid w:val="00430165"/>
    <w:rsid w:val="00430559"/>
    <w:rsid w:val="00430614"/>
    <w:rsid w:val="00430876"/>
    <w:rsid w:val="00430BB5"/>
    <w:rsid w:val="00430DA4"/>
    <w:rsid w:val="00430EC3"/>
    <w:rsid w:val="00431159"/>
    <w:rsid w:val="0043137F"/>
    <w:rsid w:val="00432359"/>
    <w:rsid w:val="004335DC"/>
    <w:rsid w:val="004344F1"/>
    <w:rsid w:val="004348AB"/>
    <w:rsid w:val="004356F1"/>
    <w:rsid w:val="00435898"/>
    <w:rsid w:val="00435A37"/>
    <w:rsid w:val="0043647E"/>
    <w:rsid w:val="00437C4B"/>
    <w:rsid w:val="00437F9F"/>
    <w:rsid w:val="004409A6"/>
    <w:rsid w:val="0044174A"/>
    <w:rsid w:val="00441F86"/>
    <w:rsid w:val="0044220E"/>
    <w:rsid w:val="004425CC"/>
    <w:rsid w:val="00443D5E"/>
    <w:rsid w:val="004440A6"/>
    <w:rsid w:val="004447DB"/>
    <w:rsid w:val="00444F45"/>
    <w:rsid w:val="00445274"/>
    <w:rsid w:val="00446C5A"/>
    <w:rsid w:val="00446F50"/>
    <w:rsid w:val="004471D8"/>
    <w:rsid w:val="00447CF1"/>
    <w:rsid w:val="004503D6"/>
    <w:rsid w:val="004506AB"/>
    <w:rsid w:val="00450D5E"/>
    <w:rsid w:val="004510A9"/>
    <w:rsid w:val="00451E40"/>
    <w:rsid w:val="00453A35"/>
    <w:rsid w:val="00453A7C"/>
    <w:rsid w:val="00454358"/>
    <w:rsid w:val="004544D6"/>
    <w:rsid w:val="004544EA"/>
    <w:rsid w:val="004551D8"/>
    <w:rsid w:val="004552C2"/>
    <w:rsid w:val="00455705"/>
    <w:rsid w:val="00455EC3"/>
    <w:rsid w:val="0045639F"/>
    <w:rsid w:val="00456776"/>
    <w:rsid w:val="00456CCE"/>
    <w:rsid w:val="00457040"/>
    <w:rsid w:val="00457B3A"/>
    <w:rsid w:val="00457BA3"/>
    <w:rsid w:val="00460EBE"/>
    <w:rsid w:val="004610BD"/>
    <w:rsid w:val="004627CE"/>
    <w:rsid w:val="00462C51"/>
    <w:rsid w:val="00462D23"/>
    <w:rsid w:val="00462E23"/>
    <w:rsid w:val="0046319C"/>
    <w:rsid w:val="0046461C"/>
    <w:rsid w:val="00464A91"/>
    <w:rsid w:val="00464C40"/>
    <w:rsid w:val="004654A9"/>
    <w:rsid w:val="0046657A"/>
    <w:rsid w:val="004672B2"/>
    <w:rsid w:val="004673E1"/>
    <w:rsid w:val="00467C81"/>
    <w:rsid w:val="00467D75"/>
    <w:rsid w:val="004704DA"/>
    <w:rsid w:val="00471552"/>
    <w:rsid w:val="00471F1C"/>
    <w:rsid w:val="00472A4D"/>
    <w:rsid w:val="00472AD2"/>
    <w:rsid w:val="004736F5"/>
    <w:rsid w:val="004748D6"/>
    <w:rsid w:val="00474937"/>
    <w:rsid w:val="004749EE"/>
    <w:rsid w:val="00474DA6"/>
    <w:rsid w:val="004756EB"/>
    <w:rsid w:val="00475892"/>
    <w:rsid w:val="00475F00"/>
    <w:rsid w:val="0047718B"/>
    <w:rsid w:val="004804CB"/>
    <w:rsid w:val="00480630"/>
    <w:rsid w:val="00480687"/>
    <w:rsid w:val="0048191B"/>
    <w:rsid w:val="00481C0D"/>
    <w:rsid w:val="0048286E"/>
    <w:rsid w:val="00482932"/>
    <w:rsid w:val="00482F8D"/>
    <w:rsid w:val="0048344C"/>
    <w:rsid w:val="0048486C"/>
    <w:rsid w:val="00484D06"/>
    <w:rsid w:val="00485F8D"/>
    <w:rsid w:val="00490527"/>
    <w:rsid w:val="00490585"/>
    <w:rsid w:val="00492D90"/>
    <w:rsid w:val="00492DFF"/>
    <w:rsid w:val="00492F24"/>
    <w:rsid w:val="00494D68"/>
    <w:rsid w:val="004952A3"/>
    <w:rsid w:val="004958C6"/>
    <w:rsid w:val="0049600E"/>
    <w:rsid w:val="004961F2"/>
    <w:rsid w:val="0049764F"/>
    <w:rsid w:val="00497F00"/>
    <w:rsid w:val="004A0A94"/>
    <w:rsid w:val="004A1451"/>
    <w:rsid w:val="004A17CC"/>
    <w:rsid w:val="004A1F5E"/>
    <w:rsid w:val="004A2D93"/>
    <w:rsid w:val="004A2F22"/>
    <w:rsid w:val="004A3457"/>
    <w:rsid w:val="004A357C"/>
    <w:rsid w:val="004A35CD"/>
    <w:rsid w:val="004A360B"/>
    <w:rsid w:val="004A381E"/>
    <w:rsid w:val="004A3991"/>
    <w:rsid w:val="004A3B03"/>
    <w:rsid w:val="004A3E16"/>
    <w:rsid w:val="004A46AF"/>
    <w:rsid w:val="004A48F7"/>
    <w:rsid w:val="004A550A"/>
    <w:rsid w:val="004A5AE1"/>
    <w:rsid w:val="004A5BFC"/>
    <w:rsid w:val="004A6402"/>
    <w:rsid w:val="004A6600"/>
    <w:rsid w:val="004A77B1"/>
    <w:rsid w:val="004A7A49"/>
    <w:rsid w:val="004B00A6"/>
    <w:rsid w:val="004B0193"/>
    <w:rsid w:val="004B03F6"/>
    <w:rsid w:val="004B13A2"/>
    <w:rsid w:val="004B176D"/>
    <w:rsid w:val="004B1A98"/>
    <w:rsid w:val="004B2A9D"/>
    <w:rsid w:val="004B2C39"/>
    <w:rsid w:val="004B2D40"/>
    <w:rsid w:val="004B4B5F"/>
    <w:rsid w:val="004B5370"/>
    <w:rsid w:val="004B6333"/>
    <w:rsid w:val="004B6B00"/>
    <w:rsid w:val="004B6E63"/>
    <w:rsid w:val="004B70BE"/>
    <w:rsid w:val="004B7AF8"/>
    <w:rsid w:val="004B7F5A"/>
    <w:rsid w:val="004C0EA0"/>
    <w:rsid w:val="004C1299"/>
    <w:rsid w:val="004C12FD"/>
    <w:rsid w:val="004C14DB"/>
    <w:rsid w:val="004C27E9"/>
    <w:rsid w:val="004C3289"/>
    <w:rsid w:val="004C4D1B"/>
    <w:rsid w:val="004C55B1"/>
    <w:rsid w:val="004C5BC3"/>
    <w:rsid w:val="004C5FA6"/>
    <w:rsid w:val="004C67D8"/>
    <w:rsid w:val="004C6D58"/>
    <w:rsid w:val="004C7F12"/>
    <w:rsid w:val="004D0552"/>
    <w:rsid w:val="004D2108"/>
    <w:rsid w:val="004D3783"/>
    <w:rsid w:val="004D4400"/>
    <w:rsid w:val="004D4B89"/>
    <w:rsid w:val="004D4E2C"/>
    <w:rsid w:val="004D58DB"/>
    <w:rsid w:val="004D5AEF"/>
    <w:rsid w:val="004D5EE8"/>
    <w:rsid w:val="004D6660"/>
    <w:rsid w:val="004D6C6D"/>
    <w:rsid w:val="004D702E"/>
    <w:rsid w:val="004D7798"/>
    <w:rsid w:val="004E05F1"/>
    <w:rsid w:val="004E06EA"/>
    <w:rsid w:val="004E12AC"/>
    <w:rsid w:val="004E2A4D"/>
    <w:rsid w:val="004E2B24"/>
    <w:rsid w:val="004E2C30"/>
    <w:rsid w:val="004E34F0"/>
    <w:rsid w:val="004E3AC3"/>
    <w:rsid w:val="004E439F"/>
    <w:rsid w:val="004E4475"/>
    <w:rsid w:val="004E5180"/>
    <w:rsid w:val="004E5952"/>
    <w:rsid w:val="004E712B"/>
    <w:rsid w:val="004E7F12"/>
    <w:rsid w:val="004F0241"/>
    <w:rsid w:val="004F04B3"/>
    <w:rsid w:val="004F05AB"/>
    <w:rsid w:val="004F10FB"/>
    <w:rsid w:val="004F1103"/>
    <w:rsid w:val="004F1752"/>
    <w:rsid w:val="004F377F"/>
    <w:rsid w:val="004F4266"/>
    <w:rsid w:val="004F4DCF"/>
    <w:rsid w:val="004F5337"/>
    <w:rsid w:val="004F5560"/>
    <w:rsid w:val="004F656D"/>
    <w:rsid w:val="004F68D2"/>
    <w:rsid w:val="00501825"/>
    <w:rsid w:val="005019AE"/>
    <w:rsid w:val="00501CA4"/>
    <w:rsid w:val="00502F83"/>
    <w:rsid w:val="00503335"/>
    <w:rsid w:val="005034CD"/>
    <w:rsid w:val="00503DB8"/>
    <w:rsid w:val="0050785A"/>
    <w:rsid w:val="00510DEE"/>
    <w:rsid w:val="0051169E"/>
    <w:rsid w:val="0051199A"/>
    <w:rsid w:val="00511D29"/>
    <w:rsid w:val="00511D52"/>
    <w:rsid w:val="00512B3E"/>
    <w:rsid w:val="005133B4"/>
    <w:rsid w:val="00513F3F"/>
    <w:rsid w:val="00514279"/>
    <w:rsid w:val="00514514"/>
    <w:rsid w:val="00514763"/>
    <w:rsid w:val="0051481B"/>
    <w:rsid w:val="005148BE"/>
    <w:rsid w:val="00514E4E"/>
    <w:rsid w:val="0051538B"/>
    <w:rsid w:val="0051606C"/>
    <w:rsid w:val="0051620F"/>
    <w:rsid w:val="00516AE9"/>
    <w:rsid w:val="00516D87"/>
    <w:rsid w:val="00516E07"/>
    <w:rsid w:val="00516E5D"/>
    <w:rsid w:val="00517472"/>
    <w:rsid w:val="00517501"/>
    <w:rsid w:val="005205A8"/>
    <w:rsid w:val="00520789"/>
    <w:rsid w:val="00521C15"/>
    <w:rsid w:val="00522675"/>
    <w:rsid w:val="00523B0A"/>
    <w:rsid w:val="00523CB4"/>
    <w:rsid w:val="00524A18"/>
    <w:rsid w:val="00525804"/>
    <w:rsid w:val="00525F5F"/>
    <w:rsid w:val="005266F6"/>
    <w:rsid w:val="00526E49"/>
    <w:rsid w:val="00527074"/>
    <w:rsid w:val="0053009D"/>
    <w:rsid w:val="0053015B"/>
    <w:rsid w:val="0053026F"/>
    <w:rsid w:val="0053073C"/>
    <w:rsid w:val="00530E8C"/>
    <w:rsid w:val="00530FA7"/>
    <w:rsid w:val="00532A4C"/>
    <w:rsid w:val="00532D63"/>
    <w:rsid w:val="00533701"/>
    <w:rsid w:val="005340A0"/>
    <w:rsid w:val="00534448"/>
    <w:rsid w:val="00534BF2"/>
    <w:rsid w:val="00534E46"/>
    <w:rsid w:val="00535614"/>
    <w:rsid w:val="00535A85"/>
    <w:rsid w:val="00537C75"/>
    <w:rsid w:val="005400E5"/>
    <w:rsid w:val="00540B92"/>
    <w:rsid w:val="00541765"/>
    <w:rsid w:val="0054190F"/>
    <w:rsid w:val="00541E87"/>
    <w:rsid w:val="005423BB"/>
    <w:rsid w:val="005428B2"/>
    <w:rsid w:val="00543FB6"/>
    <w:rsid w:val="0054448B"/>
    <w:rsid w:val="00544B48"/>
    <w:rsid w:val="00544E1C"/>
    <w:rsid w:val="005452F1"/>
    <w:rsid w:val="00545EBE"/>
    <w:rsid w:val="005464AE"/>
    <w:rsid w:val="00547B66"/>
    <w:rsid w:val="00547F55"/>
    <w:rsid w:val="005500E8"/>
    <w:rsid w:val="00550A7A"/>
    <w:rsid w:val="00551C2C"/>
    <w:rsid w:val="00551CA9"/>
    <w:rsid w:val="00551F82"/>
    <w:rsid w:val="00552231"/>
    <w:rsid w:val="0055278A"/>
    <w:rsid w:val="0055280A"/>
    <w:rsid w:val="00552E43"/>
    <w:rsid w:val="00553D11"/>
    <w:rsid w:val="00554938"/>
    <w:rsid w:val="00555755"/>
    <w:rsid w:val="00555951"/>
    <w:rsid w:val="00556647"/>
    <w:rsid w:val="00556716"/>
    <w:rsid w:val="0055755A"/>
    <w:rsid w:val="0055779E"/>
    <w:rsid w:val="00557CBA"/>
    <w:rsid w:val="0055C7F7"/>
    <w:rsid w:val="00560D71"/>
    <w:rsid w:val="005622B1"/>
    <w:rsid w:val="00562C94"/>
    <w:rsid w:val="00563A77"/>
    <w:rsid w:val="00563C97"/>
    <w:rsid w:val="00564EF4"/>
    <w:rsid w:val="00565599"/>
    <w:rsid w:val="00565C46"/>
    <w:rsid w:val="00565D86"/>
    <w:rsid w:val="005675EC"/>
    <w:rsid w:val="005706BD"/>
    <w:rsid w:val="005712EE"/>
    <w:rsid w:val="005715BC"/>
    <w:rsid w:val="005719A3"/>
    <w:rsid w:val="00572142"/>
    <w:rsid w:val="005726A5"/>
    <w:rsid w:val="00572CBE"/>
    <w:rsid w:val="00573082"/>
    <w:rsid w:val="00573684"/>
    <w:rsid w:val="005748C5"/>
    <w:rsid w:val="00575CDC"/>
    <w:rsid w:val="00576298"/>
    <w:rsid w:val="00576541"/>
    <w:rsid w:val="00576FAD"/>
    <w:rsid w:val="00577052"/>
    <w:rsid w:val="005779BC"/>
    <w:rsid w:val="00577B0F"/>
    <w:rsid w:val="00580617"/>
    <w:rsid w:val="005808FD"/>
    <w:rsid w:val="005822C8"/>
    <w:rsid w:val="00582707"/>
    <w:rsid w:val="005827A9"/>
    <w:rsid w:val="0058288D"/>
    <w:rsid w:val="00582923"/>
    <w:rsid w:val="005841EC"/>
    <w:rsid w:val="00584E7D"/>
    <w:rsid w:val="00585A31"/>
    <w:rsid w:val="00585BF8"/>
    <w:rsid w:val="00585C2B"/>
    <w:rsid w:val="00585C90"/>
    <w:rsid w:val="00586842"/>
    <w:rsid w:val="00586C9A"/>
    <w:rsid w:val="00586DF9"/>
    <w:rsid w:val="00587FA4"/>
    <w:rsid w:val="00591C37"/>
    <w:rsid w:val="00591CA9"/>
    <w:rsid w:val="005950B4"/>
    <w:rsid w:val="005969B0"/>
    <w:rsid w:val="00597A9F"/>
    <w:rsid w:val="00597FB0"/>
    <w:rsid w:val="005A0840"/>
    <w:rsid w:val="005A0B91"/>
    <w:rsid w:val="005A1623"/>
    <w:rsid w:val="005A1E9F"/>
    <w:rsid w:val="005A1F3E"/>
    <w:rsid w:val="005A3DB0"/>
    <w:rsid w:val="005A4258"/>
    <w:rsid w:val="005A600A"/>
    <w:rsid w:val="005A6BA0"/>
    <w:rsid w:val="005A6E5F"/>
    <w:rsid w:val="005A70DA"/>
    <w:rsid w:val="005A7557"/>
    <w:rsid w:val="005A7A34"/>
    <w:rsid w:val="005A7B03"/>
    <w:rsid w:val="005B055D"/>
    <w:rsid w:val="005B0BEE"/>
    <w:rsid w:val="005B0F77"/>
    <w:rsid w:val="005B12B8"/>
    <w:rsid w:val="005B146E"/>
    <w:rsid w:val="005B212A"/>
    <w:rsid w:val="005B4D92"/>
    <w:rsid w:val="005B524C"/>
    <w:rsid w:val="005B550E"/>
    <w:rsid w:val="005B6BB1"/>
    <w:rsid w:val="005B746A"/>
    <w:rsid w:val="005B7845"/>
    <w:rsid w:val="005B799E"/>
    <w:rsid w:val="005C0F1E"/>
    <w:rsid w:val="005C1316"/>
    <w:rsid w:val="005C16E9"/>
    <w:rsid w:val="005C21F3"/>
    <w:rsid w:val="005C25A5"/>
    <w:rsid w:val="005C3791"/>
    <w:rsid w:val="005C450B"/>
    <w:rsid w:val="005C4641"/>
    <w:rsid w:val="005C4922"/>
    <w:rsid w:val="005C4D98"/>
    <w:rsid w:val="005C4F56"/>
    <w:rsid w:val="005C5F85"/>
    <w:rsid w:val="005C61C4"/>
    <w:rsid w:val="005C638A"/>
    <w:rsid w:val="005C6445"/>
    <w:rsid w:val="005C6706"/>
    <w:rsid w:val="005C7D7D"/>
    <w:rsid w:val="005D052C"/>
    <w:rsid w:val="005D0FE0"/>
    <w:rsid w:val="005D1947"/>
    <w:rsid w:val="005D19DC"/>
    <w:rsid w:val="005D22E1"/>
    <w:rsid w:val="005D233A"/>
    <w:rsid w:val="005D2A66"/>
    <w:rsid w:val="005D3894"/>
    <w:rsid w:val="005D4081"/>
    <w:rsid w:val="005D422D"/>
    <w:rsid w:val="005D5585"/>
    <w:rsid w:val="005D6331"/>
    <w:rsid w:val="005D66FC"/>
    <w:rsid w:val="005D6B8E"/>
    <w:rsid w:val="005D6C03"/>
    <w:rsid w:val="005D6FFF"/>
    <w:rsid w:val="005D7D06"/>
    <w:rsid w:val="005E08B9"/>
    <w:rsid w:val="005E1832"/>
    <w:rsid w:val="005E1CF0"/>
    <w:rsid w:val="005E218C"/>
    <w:rsid w:val="005E2CD9"/>
    <w:rsid w:val="005E35CE"/>
    <w:rsid w:val="005E378A"/>
    <w:rsid w:val="005E4326"/>
    <w:rsid w:val="005E565B"/>
    <w:rsid w:val="005E6428"/>
    <w:rsid w:val="005E66BC"/>
    <w:rsid w:val="005E6867"/>
    <w:rsid w:val="005E7155"/>
    <w:rsid w:val="005E7C77"/>
    <w:rsid w:val="005F00D0"/>
    <w:rsid w:val="005F01BE"/>
    <w:rsid w:val="005F20EE"/>
    <w:rsid w:val="005F38A2"/>
    <w:rsid w:val="005F3A70"/>
    <w:rsid w:val="005F55FC"/>
    <w:rsid w:val="005F59BB"/>
    <w:rsid w:val="005F61C8"/>
    <w:rsid w:val="005F69C0"/>
    <w:rsid w:val="005F78EB"/>
    <w:rsid w:val="005F7DD2"/>
    <w:rsid w:val="005F7E18"/>
    <w:rsid w:val="00600820"/>
    <w:rsid w:val="006029E3"/>
    <w:rsid w:val="00604F95"/>
    <w:rsid w:val="0060541F"/>
    <w:rsid w:val="0060574E"/>
    <w:rsid w:val="00605DA7"/>
    <w:rsid w:val="00605E9E"/>
    <w:rsid w:val="006062A4"/>
    <w:rsid w:val="0060660E"/>
    <w:rsid w:val="006068E4"/>
    <w:rsid w:val="0060715E"/>
    <w:rsid w:val="0060755B"/>
    <w:rsid w:val="006078C9"/>
    <w:rsid w:val="00607AE2"/>
    <w:rsid w:val="00607F2D"/>
    <w:rsid w:val="006103C4"/>
    <w:rsid w:val="00610C09"/>
    <w:rsid w:val="00610F2A"/>
    <w:rsid w:val="00611E33"/>
    <w:rsid w:val="00612420"/>
    <w:rsid w:val="00612570"/>
    <w:rsid w:val="00614617"/>
    <w:rsid w:val="00614749"/>
    <w:rsid w:val="00614D39"/>
    <w:rsid w:val="00615273"/>
    <w:rsid w:val="006161E3"/>
    <w:rsid w:val="00617210"/>
    <w:rsid w:val="00620B1D"/>
    <w:rsid w:val="00620F30"/>
    <w:rsid w:val="00621105"/>
    <w:rsid w:val="006213EA"/>
    <w:rsid w:val="006215CD"/>
    <w:rsid w:val="006217DC"/>
    <w:rsid w:val="00622A03"/>
    <w:rsid w:val="0062385B"/>
    <w:rsid w:val="00623B6D"/>
    <w:rsid w:val="00623E47"/>
    <w:rsid w:val="0062434C"/>
    <w:rsid w:val="006247A0"/>
    <w:rsid w:val="00624F2B"/>
    <w:rsid w:val="00625206"/>
    <w:rsid w:val="006258AB"/>
    <w:rsid w:val="00627BE2"/>
    <w:rsid w:val="00627FB1"/>
    <w:rsid w:val="00630EB3"/>
    <w:rsid w:val="006310C8"/>
    <w:rsid w:val="006316CB"/>
    <w:rsid w:val="00631B63"/>
    <w:rsid w:val="006321AF"/>
    <w:rsid w:val="00632F6A"/>
    <w:rsid w:val="0063389B"/>
    <w:rsid w:val="00633AB6"/>
    <w:rsid w:val="00633DCB"/>
    <w:rsid w:val="006345A0"/>
    <w:rsid w:val="006357B6"/>
    <w:rsid w:val="0063648B"/>
    <w:rsid w:val="00636593"/>
    <w:rsid w:val="0063676D"/>
    <w:rsid w:val="00637710"/>
    <w:rsid w:val="00640212"/>
    <w:rsid w:val="006405FE"/>
    <w:rsid w:val="0064062A"/>
    <w:rsid w:val="00640677"/>
    <w:rsid w:val="00640804"/>
    <w:rsid w:val="00640CA5"/>
    <w:rsid w:val="00640E86"/>
    <w:rsid w:val="006417B4"/>
    <w:rsid w:val="00642391"/>
    <w:rsid w:val="006426DB"/>
    <w:rsid w:val="00642853"/>
    <w:rsid w:val="00642C6C"/>
    <w:rsid w:val="006451A5"/>
    <w:rsid w:val="006461D4"/>
    <w:rsid w:val="00646850"/>
    <w:rsid w:val="00647039"/>
    <w:rsid w:val="0064767A"/>
    <w:rsid w:val="006476EA"/>
    <w:rsid w:val="00650D07"/>
    <w:rsid w:val="00652B35"/>
    <w:rsid w:val="0065393E"/>
    <w:rsid w:val="00653F63"/>
    <w:rsid w:val="006543BB"/>
    <w:rsid w:val="00654542"/>
    <w:rsid w:val="006546A2"/>
    <w:rsid w:val="006547E3"/>
    <w:rsid w:val="00654BDF"/>
    <w:rsid w:val="006573B4"/>
    <w:rsid w:val="00661152"/>
    <w:rsid w:val="0066162B"/>
    <w:rsid w:val="00661FF4"/>
    <w:rsid w:val="00661FF5"/>
    <w:rsid w:val="00662E18"/>
    <w:rsid w:val="006632E1"/>
    <w:rsid w:val="00663CC2"/>
    <w:rsid w:val="00663DDA"/>
    <w:rsid w:val="00664F5B"/>
    <w:rsid w:val="00665547"/>
    <w:rsid w:val="00665B85"/>
    <w:rsid w:val="0066673D"/>
    <w:rsid w:val="00666D85"/>
    <w:rsid w:val="0066795A"/>
    <w:rsid w:val="0067098F"/>
    <w:rsid w:val="00671B6D"/>
    <w:rsid w:val="00672E84"/>
    <w:rsid w:val="006732C7"/>
    <w:rsid w:val="00673E42"/>
    <w:rsid w:val="00673F7D"/>
    <w:rsid w:val="00674443"/>
    <w:rsid w:val="006749DE"/>
    <w:rsid w:val="0067540D"/>
    <w:rsid w:val="0067561F"/>
    <w:rsid w:val="0067749B"/>
    <w:rsid w:val="0068071A"/>
    <w:rsid w:val="00680A5A"/>
    <w:rsid w:val="00680CFD"/>
    <w:rsid w:val="006812DA"/>
    <w:rsid w:val="00681DC8"/>
    <w:rsid w:val="00683168"/>
    <w:rsid w:val="00683510"/>
    <w:rsid w:val="00683A58"/>
    <w:rsid w:val="00683C4B"/>
    <w:rsid w:val="0068434D"/>
    <w:rsid w:val="0068452D"/>
    <w:rsid w:val="00684716"/>
    <w:rsid w:val="00684DC9"/>
    <w:rsid w:val="00685069"/>
    <w:rsid w:val="00685132"/>
    <w:rsid w:val="006855FF"/>
    <w:rsid w:val="00685616"/>
    <w:rsid w:val="00686189"/>
    <w:rsid w:val="00686680"/>
    <w:rsid w:val="006866A0"/>
    <w:rsid w:val="006869D6"/>
    <w:rsid w:val="00686D10"/>
    <w:rsid w:val="00687C42"/>
    <w:rsid w:val="00687F5D"/>
    <w:rsid w:val="00690DD7"/>
    <w:rsid w:val="00691E39"/>
    <w:rsid w:val="00691F05"/>
    <w:rsid w:val="00692114"/>
    <w:rsid w:val="0069249A"/>
    <w:rsid w:val="006927ED"/>
    <w:rsid w:val="00692C43"/>
    <w:rsid w:val="00693424"/>
    <w:rsid w:val="0069393A"/>
    <w:rsid w:val="006941D5"/>
    <w:rsid w:val="006942DC"/>
    <w:rsid w:val="006953E5"/>
    <w:rsid w:val="00695A59"/>
    <w:rsid w:val="006963C7"/>
    <w:rsid w:val="00696CEE"/>
    <w:rsid w:val="00696D2E"/>
    <w:rsid w:val="00696E7B"/>
    <w:rsid w:val="00697353"/>
    <w:rsid w:val="006A2E09"/>
    <w:rsid w:val="006A3211"/>
    <w:rsid w:val="006A398D"/>
    <w:rsid w:val="006A39D7"/>
    <w:rsid w:val="006A3B49"/>
    <w:rsid w:val="006A48BA"/>
    <w:rsid w:val="006A555C"/>
    <w:rsid w:val="006A61DE"/>
    <w:rsid w:val="006A63E2"/>
    <w:rsid w:val="006A70E9"/>
    <w:rsid w:val="006A73EB"/>
    <w:rsid w:val="006B0203"/>
    <w:rsid w:val="006B0926"/>
    <w:rsid w:val="006B170C"/>
    <w:rsid w:val="006B1AE7"/>
    <w:rsid w:val="006B21F0"/>
    <w:rsid w:val="006B2EC7"/>
    <w:rsid w:val="006B3356"/>
    <w:rsid w:val="006B416D"/>
    <w:rsid w:val="006B417C"/>
    <w:rsid w:val="006B424E"/>
    <w:rsid w:val="006B4C93"/>
    <w:rsid w:val="006B5DCE"/>
    <w:rsid w:val="006B7CEA"/>
    <w:rsid w:val="006B7E6D"/>
    <w:rsid w:val="006C04EE"/>
    <w:rsid w:val="006C11FE"/>
    <w:rsid w:val="006C121A"/>
    <w:rsid w:val="006C1A58"/>
    <w:rsid w:val="006C1B17"/>
    <w:rsid w:val="006C1B93"/>
    <w:rsid w:val="006C2A62"/>
    <w:rsid w:val="006C34AF"/>
    <w:rsid w:val="006C3D4A"/>
    <w:rsid w:val="006C3E43"/>
    <w:rsid w:val="006C433A"/>
    <w:rsid w:val="006C4393"/>
    <w:rsid w:val="006C4C77"/>
    <w:rsid w:val="006C5958"/>
    <w:rsid w:val="006C5C25"/>
    <w:rsid w:val="006C6BBF"/>
    <w:rsid w:val="006C6FB2"/>
    <w:rsid w:val="006C73A2"/>
    <w:rsid w:val="006C769F"/>
    <w:rsid w:val="006D0AF9"/>
    <w:rsid w:val="006D0F19"/>
    <w:rsid w:val="006D1BF6"/>
    <w:rsid w:val="006D216A"/>
    <w:rsid w:val="006D24A7"/>
    <w:rsid w:val="006D253A"/>
    <w:rsid w:val="006D2846"/>
    <w:rsid w:val="006D4366"/>
    <w:rsid w:val="006D445E"/>
    <w:rsid w:val="006D4B15"/>
    <w:rsid w:val="006D58AA"/>
    <w:rsid w:val="006E0C86"/>
    <w:rsid w:val="006E0EE5"/>
    <w:rsid w:val="006E1A0C"/>
    <w:rsid w:val="006E1F05"/>
    <w:rsid w:val="006E25DC"/>
    <w:rsid w:val="006E27D6"/>
    <w:rsid w:val="006E386B"/>
    <w:rsid w:val="006E3C12"/>
    <w:rsid w:val="006E3E05"/>
    <w:rsid w:val="006E4132"/>
    <w:rsid w:val="006E4D09"/>
    <w:rsid w:val="006E574C"/>
    <w:rsid w:val="006E65F1"/>
    <w:rsid w:val="006F096D"/>
    <w:rsid w:val="006F11F2"/>
    <w:rsid w:val="006F1AD4"/>
    <w:rsid w:val="006F4100"/>
    <w:rsid w:val="006F4ABF"/>
    <w:rsid w:val="006F571F"/>
    <w:rsid w:val="006F5C4C"/>
    <w:rsid w:val="006F630D"/>
    <w:rsid w:val="006F6BEE"/>
    <w:rsid w:val="006F6E18"/>
    <w:rsid w:val="006F7863"/>
    <w:rsid w:val="006F78CB"/>
    <w:rsid w:val="006F7B44"/>
    <w:rsid w:val="007009BC"/>
    <w:rsid w:val="007026E8"/>
    <w:rsid w:val="00703A28"/>
    <w:rsid w:val="0070448F"/>
    <w:rsid w:val="00705E92"/>
    <w:rsid w:val="00706330"/>
    <w:rsid w:val="007065F0"/>
    <w:rsid w:val="00706E2B"/>
    <w:rsid w:val="00707384"/>
    <w:rsid w:val="0070752A"/>
    <w:rsid w:val="0071065A"/>
    <w:rsid w:val="00710E6D"/>
    <w:rsid w:val="0071149A"/>
    <w:rsid w:val="007115B4"/>
    <w:rsid w:val="0071184E"/>
    <w:rsid w:val="00711F0E"/>
    <w:rsid w:val="00712812"/>
    <w:rsid w:val="007131B8"/>
    <w:rsid w:val="00713FEB"/>
    <w:rsid w:val="0071429A"/>
    <w:rsid w:val="00714F97"/>
    <w:rsid w:val="007153AA"/>
    <w:rsid w:val="00716A25"/>
    <w:rsid w:val="00716ACB"/>
    <w:rsid w:val="00717064"/>
    <w:rsid w:val="00717F2E"/>
    <w:rsid w:val="00720C1F"/>
    <w:rsid w:val="007214A2"/>
    <w:rsid w:val="0072155D"/>
    <w:rsid w:val="00722103"/>
    <w:rsid w:val="007224C8"/>
    <w:rsid w:val="00722521"/>
    <w:rsid w:val="00723067"/>
    <w:rsid w:val="007230D7"/>
    <w:rsid w:val="00723339"/>
    <w:rsid w:val="0072344F"/>
    <w:rsid w:val="00723E02"/>
    <w:rsid w:val="00725076"/>
    <w:rsid w:val="007255A1"/>
    <w:rsid w:val="007264E4"/>
    <w:rsid w:val="007268CE"/>
    <w:rsid w:val="007272E4"/>
    <w:rsid w:val="00727954"/>
    <w:rsid w:val="00731E07"/>
    <w:rsid w:val="007320E4"/>
    <w:rsid w:val="00733878"/>
    <w:rsid w:val="007352A2"/>
    <w:rsid w:val="007355AA"/>
    <w:rsid w:val="00736057"/>
    <w:rsid w:val="00736AF8"/>
    <w:rsid w:val="00736C39"/>
    <w:rsid w:val="00737396"/>
    <w:rsid w:val="00737F8B"/>
    <w:rsid w:val="00740344"/>
    <w:rsid w:val="0074063A"/>
    <w:rsid w:val="007413B4"/>
    <w:rsid w:val="00741690"/>
    <w:rsid w:val="00741CD0"/>
    <w:rsid w:val="00741D55"/>
    <w:rsid w:val="0074257A"/>
    <w:rsid w:val="00743B85"/>
    <w:rsid w:val="007464D7"/>
    <w:rsid w:val="00746739"/>
    <w:rsid w:val="00746A86"/>
    <w:rsid w:val="007474B1"/>
    <w:rsid w:val="007478D0"/>
    <w:rsid w:val="00747D6F"/>
    <w:rsid w:val="0075010D"/>
    <w:rsid w:val="007504C3"/>
    <w:rsid w:val="00750506"/>
    <w:rsid w:val="007517F6"/>
    <w:rsid w:val="00751C3D"/>
    <w:rsid w:val="00752BBC"/>
    <w:rsid w:val="00752DD9"/>
    <w:rsid w:val="00753F61"/>
    <w:rsid w:val="00754F25"/>
    <w:rsid w:val="007556F0"/>
    <w:rsid w:val="00755B90"/>
    <w:rsid w:val="007563BA"/>
    <w:rsid w:val="007564B1"/>
    <w:rsid w:val="007573C1"/>
    <w:rsid w:val="00761ACE"/>
    <w:rsid w:val="00761C0D"/>
    <w:rsid w:val="007620BE"/>
    <w:rsid w:val="0076271C"/>
    <w:rsid w:val="00762D3B"/>
    <w:rsid w:val="0076394B"/>
    <w:rsid w:val="00764038"/>
    <w:rsid w:val="0076525A"/>
    <w:rsid w:val="00765279"/>
    <w:rsid w:val="0076567B"/>
    <w:rsid w:val="00765928"/>
    <w:rsid w:val="00765AC1"/>
    <w:rsid w:val="00765AF9"/>
    <w:rsid w:val="007669D9"/>
    <w:rsid w:val="007677FD"/>
    <w:rsid w:val="007701BA"/>
    <w:rsid w:val="0077072C"/>
    <w:rsid w:val="007708DD"/>
    <w:rsid w:val="00770B51"/>
    <w:rsid w:val="00770D96"/>
    <w:rsid w:val="00771889"/>
    <w:rsid w:val="00772225"/>
    <w:rsid w:val="00772347"/>
    <w:rsid w:val="00774165"/>
    <w:rsid w:val="00774290"/>
    <w:rsid w:val="00775495"/>
    <w:rsid w:val="00775F4A"/>
    <w:rsid w:val="007772DF"/>
    <w:rsid w:val="00777D65"/>
    <w:rsid w:val="00780152"/>
    <w:rsid w:val="0078021A"/>
    <w:rsid w:val="00780D02"/>
    <w:rsid w:val="00780ED6"/>
    <w:rsid w:val="0078546C"/>
    <w:rsid w:val="00785802"/>
    <w:rsid w:val="00785BF0"/>
    <w:rsid w:val="00785DA0"/>
    <w:rsid w:val="0078676C"/>
    <w:rsid w:val="00786D0D"/>
    <w:rsid w:val="007878C5"/>
    <w:rsid w:val="007906A3"/>
    <w:rsid w:val="00790978"/>
    <w:rsid w:val="00790B7A"/>
    <w:rsid w:val="00791713"/>
    <w:rsid w:val="00791EC8"/>
    <w:rsid w:val="007929E2"/>
    <w:rsid w:val="00792E74"/>
    <w:rsid w:val="007933F4"/>
    <w:rsid w:val="00794400"/>
    <w:rsid w:val="00794892"/>
    <w:rsid w:val="00794AE9"/>
    <w:rsid w:val="00795F19"/>
    <w:rsid w:val="00796372"/>
    <w:rsid w:val="00796B3B"/>
    <w:rsid w:val="007970D3"/>
    <w:rsid w:val="007974B7"/>
    <w:rsid w:val="00797693"/>
    <w:rsid w:val="007979B3"/>
    <w:rsid w:val="007A18F7"/>
    <w:rsid w:val="007A196F"/>
    <w:rsid w:val="007A2350"/>
    <w:rsid w:val="007A265D"/>
    <w:rsid w:val="007A275C"/>
    <w:rsid w:val="007A27E6"/>
    <w:rsid w:val="007A2E1C"/>
    <w:rsid w:val="007A34E0"/>
    <w:rsid w:val="007A4366"/>
    <w:rsid w:val="007A470C"/>
    <w:rsid w:val="007A47B2"/>
    <w:rsid w:val="007A4A83"/>
    <w:rsid w:val="007A5686"/>
    <w:rsid w:val="007A5BA8"/>
    <w:rsid w:val="007A6076"/>
    <w:rsid w:val="007A6EA2"/>
    <w:rsid w:val="007A6FA7"/>
    <w:rsid w:val="007B2300"/>
    <w:rsid w:val="007B3510"/>
    <w:rsid w:val="007B35B8"/>
    <w:rsid w:val="007B3AEE"/>
    <w:rsid w:val="007B3C11"/>
    <w:rsid w:val="007B5584"/>
    <w:rsid w:val="007B5586"/>
    <w:rsid w:val="007B5601"/>
    <w:rsid w:val="007B744E"/>
    <w:rsid w:val="007C0561"/>
    <w:rsid w:val="007C07F8"/>
    <w:rsid w:val="007C0C5B"/>
    <w:rsid w:val="007C11CD"/>
    <w:rsid w:val="007C1417"/>
    <w:rsid w:val="007C175C"/>
    <w:rsid w:val="007C26D6"/>
    <w:rsid w:val="007C282E"/>
    <w:rsid w:val="007C2B6B"/>
    <w:rsid w:val="007C3923"/>
    <w:rsid w:val="007C420C"/>
    <w:rsid w:val="007C4819"/>
    <w:rsid w:val="007C5DDE"/>
    <w:rsid w:val="007C6B2C"/>
    <w:rsid w:val="007C7697"/>
    <w:rsid w:val="007D02C1"/>
    <w:rsid w:val="007D09E4"/>
    <w:rsid w:val="007D0A97"/>
    <w:rsid w:val="007D1241"/>
    <w:rsid w:val="007D162D"/>
    <w:rsid w:val="007D1E37"/>
    <w:rsid w:val="007D259E"/>
    <w:rsid w:val="007D2833"/>
    <w:rsid w:val="007D2855"/>
    <w:rsid w:val="007D3336"/>
    <w:rsid w:val="007D337F"/>
    <w:rsid w:val="007D45B5"/>
    <w:rsid w:val="007D4F9E"/>
    <w:rsid w:val="007D5328"/>
    <w:rsid w:val="007D5781"/>
    <w:rsid w:val="007D616E"/>
    <w:rsid w:val="007D741B"/>
    <w:rsid w:val="007D7478"/>
    <w:rsid w:val="007D79F2"/>
    <w:rsid w:val="007E082D"/>
    <w:rsid w:val="007E0BF3"/>
    <w:rsid w:val="007E1255"/>
    <w:rsid w:val="007E14FB"/>
    <w:rsid w:val="007E1E88"/>
    <w:rsid w:val="007E215B"/>
    <w:rsid w:val="007E2BE6"/>
    <w:rsid w:val="007E2BE9"/>
    <w:rsid w:val="007E3D3A"/>
    <w:rsid w:val="007E548F"/>
    <w:rsid w:val="007E5960"/>
    <w:rsid w:val="007E5F95"/>
    <w:rsid w:val="007E6A27"/>
    <w:rsid w:val="007F1B9B"/>
    <w:rsid w:val="007F2C2A"/>
    <w:rsid w:val="007F3237"/>
    <w:rsid w:val="007F360B"/>
    <w:rsid w:val="007F4A0A"/>
    <w:rsid w:val="007F4C67"/>
    <w:rsid w:val="007F4E2F"/>
    <w:rsid w:val="007F5214"/>
    <w:rsid w:val="007F5308"/>
    <w:rsid w:val="007F615C"/>
    <w:rsid w:val="007F693D"/>
    <w:rsid w:val="007F771D"/>
    <w:rsid w:val="007F7A62"/>
    <w:rsid w:val="007F7AE9"/>
    <w:rsid w:val="008028B1"/>
    <w:rsid w:val="00802C31"/>
    <w:rsid w:val="00802D2F"/>
    <w:rsid w:val="00802E41"/>
    <w:rsid w:val="0080373F"/>
    <w:rsid w:val="00804B8A"/>
    <w:rsid w:val="00804D36"/>
    <w:rsid w:val="00806342"/>
    <w:rsid w:val="00810439"/>
    <w:rsid w:val="0081208B"/>
    <w:rsid w:val="00812708"/>
    <w:rsid w:val="008127AD"/>
    <w:rsid w:val="0081350F"/>
    <w:rsid w:val="00815582"/>
    <w:rsid w:val="00815793"/>
    <w:rsid w:val="008167A5"/>
    <w:rsid w:val="008168E3"/>
    <w:rsid w:val="008200A2"/>
    <w:rsid w:val="00821CB1"/>
    <w:rsid w:val="00822C67"/>
    <w:rsid w:val="0082409B"/>
    <w:rsid w:val="00824159"/>
    <w:rsid w:val="00825F4D"/>
    <w:rsid w:val="00826D26"/>
    <w:rsid w:val="00827051"/>
    <w:rsid w:val="00827C0E"/>
    <w:rsid w:val="008301CE"/>
    <w:rsid w:val="00830968"/>
    <w:rsid w:val="00830D50"/>
    <w:rsid w:val="00831133"/>
    <w:rsid w:val="00831C75"/>
    <w:rsid w:val="00832690"/>
    <w:rsid w:val="00834482"/>
    <w:rsid w:val="00834A08"/>
    <w:rsid w:val="0083504D"/>
    <w:rsid w:val="00835E8C"/>
    <w:rsid w:val="008366A8"/>
    <w:rsid w:val="008407AC"/>
    <w:rsid w:val="00841843"/>
    <w:rsid w:val="00842FA7"/>
    <w:rsid w:val="00843AA6"/>
    <w:rsid w:val="00843AFE"/>
    <w:rsid w:val="00843DA2"/>
    <w:rsid w:val="00844114"/>
    <w:rsid w:val="008443C5"/>
    <w:rsid w:val="0084474E"/>
    <w:rsid w:val="0084510D"/>
    <w:rsid w:val="008460EC"/>
    <w:rsid w:val="00846619"/>
    <w:rsid w:val="00847162"/>
    <w:rsid w:val="00847DCE"/>
    <w:rsid w:val="00851160"/>
    <w:rsid w:val="00852321"/>
    <w:rsid w:val="00852427"/>
    <w:rsid w:val="008535BA"/>
    <w:rsid w:val="00854C03"/>
    <w:rsid w:val="008562A6"/>
    <w:rsid w:val="00856849"/>
    <w:rsid w:val="00857C27"/>
    <w:rsid w:val="00857F39"/>
    <w:rsid w:val="0086001F"/>
    <w:rsid w:val="008603B4"/>
    <w:rsid w:val="0086054E"/>
    <w:rsid w:val="00860BB6"/>
    <w:rsid w:val="00861372"/>
    <w:rsid w:val="00862AC5"/>
    <w:rsid w:val="00863482"/>
    <w:rsid w:val="00863514"/>
    <w:rsid w:val="00864D88"/>
    <w:rsid w:val="00865288"/>
    <w:rsid w:val="00867C68"/>
    <w:rsid w:val="00870B24"/>
    <w:rsid w:val="00870F77"/>
    <w:rsid w:val="0087172F"/>
    <w:rsid w:val="0087192B"/>
    <w:rsid w:val="00871C1E"/>
    <w:rsid w:val="00873C39"/>
    <w:rsid w:val="00873F46"/>
    <w:rsid w:val="00874299"/>
    <w:rsid w:val="00875C0B"/>
    <w:rsid w:val="00875F11"/>
    <w:rsid w:val="008770FF"/>
    <w:rsid w:val="0088036D"/>
    <w:rsid w:val="00882120"/>
    <w:rsid w:val="00882579"/>
    <w:rsid w:val="00882EFA"/>
    <w:rsid w:val="00883440"/>
    <w:rsid w:val="00883F82"/>
    <w:rsid w:val="00884D25"/>
    <w:rsid w:val="00885026"/>
    <w:rsid w:val="00885142"/>
    <w:rsid w:val="00886888"/>
    <w:rsid w:val="008873A5"/>
    <w:rsid w:val="008874A0"/>
    <w:rsid w:val="00887E13"/>
    <w:rsid w:val="00887EE5"/>
    <w:rsid w:val="008926CB"/>
    <w:rsid w:val="00893815"/>
    <w:rsid w:val="00893DE5"/>
    <w:rsid w:val="00894839"/>
    <w:rsid w:val="00894973"/>
    <w:rsid w:val="00895670"/>
    <w:rsid w:val="00896305"/>
    <w:rsid w:val="00897507"/>
    <w:rsid w:val="00897654"/>
    <w:rsid w:val="008A0422"/>
    <w:rsid w:val="008A0594"/>
    <w:rsid w:val="008A0A82"/>
    <w:rsid w:val="008A1758"/>
    <w:rsid w:val="008A1C74"/>
    <w:rsid w:val="008A20D0"/>
    <w:rsid w:val="008A24B3"/>
    <w:rsid w:val="008A36EA"/>
    <w:rsid w:val="008A4238"/>
    <w:rsid w:val="008A5098"/>
    <w:rsid w:val="008A5BD4"/>
    <w:rsid w:val="008A5E7A"/>
    <w:rsid w:val="008A688E"/>
    <w:rsid w:val="008A736A"/>
    <w:rsid w:val="008A7E7F"/>
    <w:rsid w:val="008B03E4"/>
    <w:rsid w:val="008B0962"/>
    <w:rsid w:val="008B105D"/>
    <w:rsid w:val="008B16A6"/>
    <w:rsid w:val="008B1BAC"/>
    <w:rsid w:val="008B223A"/>
    <w:rsid w:val="008B2679"/>
    <w:rsid w:val="008B288C"/>
    <w:rsid w:val="008B4AA6"/>
    <w:rsid w:val="008B56C9"/>
    <w:rsid w:val="008B638C"/>
    <w:rsid w:val="008B6616"/>
    <w:rsid w:val="008B68B9"/>
    <w:rsid w:val="008B6F3F"/>
    <w:rsid w:val="008B78AC"/>
    <w:rsid w:val="008C0416"/>
    <w:rsid w:val="008C1F49"/>
    <w:rsid w:val="008C2C61"/>
    <w:rsid w:val="008C3857"/>
    <w:rsid w:val="008C385C"/>
    <w:rsid w:val="008C43AB"/>
    <w:rsid w:val="008C48F0"/>
    <w:rsid w:val="008C4CC3"/>
    <w:rsid w:val="008C5ED9"/>
    <w:rsid w:val="008C66E0"/>
    <w:rsid w:val="008C6E72"/>
    <w:rsid w:val="008C7085"/>
    <w:rsid w:val="008C70A2"/>
    <w:rsid w:val="008C72FA"/>
    <w:rsid w:val="008D069D"/>
    <w:rsid w:val="008D2FD9"/>
    <w:rsid w:val="008D30FF"/>
    <w:rsid w:val="008D3374"/>
    <w:rsid w:val="008D3679"/>
    <w:rsid w:val="008D3A12"/>
    <w:rsid w:val="008D3D0B"/>
    <w:rsid w:val="008D3ED6"/>
    <w:rsid w:val="008D433A"/>
    <w:rsid w:val="008D485A"/>
    <w:rsid w:val="008D55B5"/>
    <w:rsid w:val="008D573F"/>
    <w:rsid w:val="008D77B7"/>
    <w:rsid w:val="008E0104"/>
    <w:rsid w:val="008E1F0F"/>
    <w:rsid w:val="008E1F35"/>
    <w:rsid w:val="008E2ACA"/>
    <w:rsid w:val="008E34D4"/>
    <w:rsid w:val="008E36B0"/>
    <w:rsid w:val="008E3901"/>
    <w:rsid w:val="008E49CE"/>
    <w:rsid w:val="008E4B5C"/>
    <w:rsid w:val="008E5193"/>
    <w:rsid w:val="008E53F8"/>
    <w:rsid w:val="008E567D"/>
    <w:rsid w:val="008E6643"/>
    <w:rsid w:val="008E6B98"/>
    <w:rsid w:val="008E71AC"/>
    <w:rsid w:val="008F0A5B"/>
    <w:rsid w:val="008F0C2F"/>
    <w:rsid w:val="008F123F"/>
    <w:rsid w:val="008F1389"/>
    <w:rsid w:val="008F167E"/>
    <w:rsid w:val="008F194B"/>
    <w:rsid w:val="008F1BCD"/>
    <w:rsid w:val="008F1EC4"/>
    <w:rsid w:val="008F219F"/>
    <w:rsid w:val="008F24C2"/>
    <w:rsid w:val="008F2DB8"/>
    <w:rsid w:val="008F32AC"/>
    <w:rsid w:val="008F44CE"/>
    <w:rsid w:val="008F4BCE"/>
    <w:rsid w:val="008F512A"/>
    <w:rsid w:val="008F5259"/>
    <w:rsid w:val="008F5ACF"/>
    <w:rsid w:val="008F5D55"/>
    <w:rsid w:val="008F6033"/>
    <w:rsid w:val="008F6E04"/>
    <w:rsid w:val="008F7258"/>
    <w:rsid w:val="008F76E2"/>
    <w:rsid w:val="008F7DD9"/>
    <w:rsid w:val="0090007E"/>
    <w:rsid w:val="00900AF1"/>
    <w:rsid w:val="00901120"/>
    <w:rsid w:val="00901724"/>
    <w:rsid w:val="00901D78"/>
    <w:rsid w:val="00903683"/>
    <w:rsid w:val="00903FED"/>
    <w:rsid w:val="00904766"/>
    <w:rsid w:val="00905300"/>
    <w:rsid w:val="009059E2"/>
    <w:rsid w:val="00906EA7"/>
    <w:rsid w:val="0091042B"/>
    <w:rsid w:val="00912071"/>
    <w:rsid w:val="00912241"/>
    <w:rsid w:val="009127DA"/>
    <w:rsid w:val="00912B41"/>
    <w:rsid w:val="00913909"/>
    <w:rsid w:val="00913978"/>
    <w:rsid w:val="00920044"/>
    <w:rsid w:val="0092067E"/>
    <w:rsid w:val="0092135C"/>
    <w:rsid w:val="00922371"/>
    <w:rsid w:val="00922E44"/>
    <w:rsid w:val="009239C1"/>
    <w:rsid w:val="00924055"/>
    <w:rsid w:val="009241F2"/>
    <w:rsid w:val="00924847"/>
    <w:rsid w:val="00924BD1"/>
    <w:rsid w:val="00924F55"/>
    <w:rsid w:val="00925E1D"/>
    <w:rsid w:val="009263DA"/>
    <w:rsid w:val="00926458"/>
    <w:rsid w:val="00926A03"/>
    <w:rsid w:val="00927274"/>
    <w:rsid w:val="00927F08"/>
    <w:rsid w:val="00927FCF"/>
    <w:rsid w:val="00930169"/>
    <w:rsid w:val="009302D5"/>
    <w:rsid w:val="00931AD2"/>
    <w:rsid w:val="00933F05"/>
    <w:rsid w:val="00934177"/>
    <w:rsid w:val="00934E2F"/>
    <w:rsid w:val="00935B25"/>
    <w:rsid w:val="00936AD5"/>
    <w:rsid w:val="00941D68"/>
    <w:rsid w:val="00941E3F"/>
    <w:rsid w:val="00942809"/>
    <w:rsid w:val="009429B7"/>
    <w:rsid w:val="009437D5"/>
    <w:rsid w:val="009447A1"/>
    <w:rsid w:val="009448D3"/>
    <w:rsid w:val="00944ECC"/>
    <w:rsid w:val="0094694C"/>
    <w:rsid w:val="00950480"/>
    <w:rsid w:val="00952DE9"/>
    <w:rsid w:val="00953EBE"/>
    <w:rsid w:val="009550BD"/>
    <w:rsid w:val="00955A25"/>
    <w:rsid w:val="0095602D"/>
    <w:rsid w:val="009562DB"/>
    <w:rsid w:val="00957E4C"/>
    <w:rsid w:val="0096028B"/>
    <w:rsid w:val="00960EBD"/>
    <w:rsid w:val="0096107E"/>
    <w:rsid w:val="00962C9B"/>
    <w:rsid w:val="00963412"/>
    <w:rsid w:val="0096397C"/>
    <w:rsid w:val="00964980"/>
    <w:rsid w:val="00965ED6"/>
    <w:rsid w:val="009660A2"/>
    <w:rsid w:val="009665A3"/>
    <w:rsid w:val="0097012B"/>
    <w:rsid w:val="009703DF"/>
    <w:rsid w:val="0097158A"/>
    <w:rsid w:val="009716FA"/>
    <w:rsid w:val="0097342F"/>
    <w:rsid w:val="00973704"/>
    <w:rsid w:val="00975F79"/>
    <w:rsid w:val="00976F9F"/>
    <w:rsid w:val="00980B13"/>
    <w:rsid w:val="00981C99"/>
    <w:rsid w:val="009822DC"/>
    <w:rsid w:val="0098239F"/>
    <w:rsid w:val="009827DD"/>
    <w:rsid w:val="00982B34"/>
    <w:rsid w:val="00983259"/>
    <w:rsid w:val="0098327A"/>
    <w:rsid w:val="00983C08"/>
    <w:rsid w:val="00983DE2"/>
    <w:rsid w:val="0098576F"/>
    <w:rsid w:val="00985E9E"/>
    <w:rsid w:val="00986133"/>
    <w:rsid w:val="00987386"/>
    <w:rsid w:val="0099013D"/>
    <w:rsid w:val="00990163"/>
    <w:rsid w:val="009901D0"/>
    <w:rsid w:val="00990642"/>
    <w:rsid w:val="00990C4E"/>
    <w:rsid w:val="0099127E"/>
    <w:rsid w:val="00991365"/>
    <w:rsid w:val="00991E2E"/>
    <w:rsid w:val="009928A3"/>
    <w:rsid w:val="00992AFD"/>
    <w:rsid w:val="00992D97"/>
    <w:rsid w:val="00993117"/>
    <w:rsid w:val="0099379B"/>
    <w:rsid w:val="00993C3E"/>
    <w:rsid w:val="0099421C"/>
    <w:rsid w:val="00994824"/>
    <w:rsid w:val="00994DB8"/>
    <w:rsid w:val="009962B8"/>
    <w:rsid w:val="009975CE"/>
    <w:rsid w:val="00997C76"/>
    <w:rsid w:val="009A0463"/>
    <w:rsid w:val="009A04AD"/>
    <w:rsid w:val="009A1014"/>
    <w:rsid w:val="009A162A"/>
    <w:rsid w:val="009A19E0"/>
    <w:rsid w:val="009A1C1A"/>
    <w:rsid w:val="009A2185"/>
    <w:rsid w:val="009A2A84"/>
    <w:rsid w:val="009A2AA3"/>
    <w:rsid w:val="009A3022"/>
    <w:rsid w:val="009A329E"/>
    <w:rsid w:val="009A35C2"/>
    <w:rsid w:val="009A3AAC"/>
    <w:rsid w:val="009A3DCF"/>
    <w:rsid w:val="009A4BC9"/>
    <w:rsid w:val="009A5779"/>
    <w:rsid w:val="009A5888"/>
    <w:rsid w:val="009A5EBE"/>
    <w:rsid w:val="009A6ABE"/>
    <w:rsid w:val="009A6BE7"/>
    <w:rsid w:val="009A79E3"/>
    <w:rsid w:val="009A7AB1"/>
    <w:rsid w:val="009B0FE2"/>
    <w:rsid w:val="009B2497"/>
    <w:rsid w:val="009B411E"/>
    <w:rsid w:val="009B463A"/>
    <w:rsid w:val="009B4AEF"/>
    <w:rsid w:val="009B4F5E"/>
    <w:rsid w:val="009B5CA6"/>
    <w:rsid w:val="009B734C"/>
    <w:rsid w:val="009C1033"/>
    <w:rsid w:val="009C1CD9"/>
    <w:rsid w:val="009C235A"/>
    <w:rsid w:val="009C2B1F"/>
    <w:rsid w:val="009C2FA6"/>
    <w:rsid w:val="009C31E6"/>
    <w:rsid w:val="009C4D16"/>
    <w:rsid w:val="009C4EA0"/>
    <w:rsid w:val="009C59FD"/>
    <w:rsid w:val="009C5EC9"/>
    <w:rsid w:val="009C69EF"/>
    <w:rsid w:val="009C6DCB"/>
    <w:rsid w:val="009C7361"/>
    <w:rsid w:val="009D0432"/>
    <w:rsid w:val="009D1D48"/>
    <w:rsid w:val="009D2159"/>
    <w:rsid w:val="009D2736"/>
    <w:rsid w:val="009D2878"/>
    <w:rsid w:val="009D2950"/>
    <w:rsid w:val="009D2A69"/>
    <w:rsid w:val="009D2C0F"/>
    <w:rsid w:val="009D2D5F"/>
    <w:rsid w:val="009E02C3"/>
    <w:rsid w:val="009E0558"/>
    <w:rsid w:val="009E093B"/>
    <w:rsid w:val="009E0946"/>
    <w:rsid w:val="009E0958"/>
    <w:rsid w:val="009E3903"/>
    <w:rsid w:val="009E3D8C"/>
    <w:rsid w:val="009E5168"/>
    <w:rsid w:val="009E5AFE"/>
    <w:rsid w:val="009E71F3"/>
    <w:rsid w:val="009F0A1F"/>
    <w:rsid w:val="009F10BA"/>
    <w:rsid w:val="009F1322"/>
    <w:rsid w:val="009F182D"/>
    <w:rsid w:val="009F26CB"/>
    <w:rsid w:val="009F2E24"/>
    <w:rsid w:val="009F3791"/>
    <w:rsid w:val="009F40FE"/>
    <w:rsid w:val="009F4132"/>
    <w:rsid w:val="009F6034"/>
    <w:rsid w:val="009F6449"/>
    <w:rsid w:val="009F678D"/>
    <w:rsid w:val="009F6CF9"/>
    <w:rsid w:val="009F718E"/>
    <w:rsid w:val="00A0010A"/>
    <w:rsid w:val="00A00B76"/>
    <w:rsid w:val="00A02078"/>
    <w:rsid w:val="00A033C7"/>
    <w:rsid w:val="00A0379B"/>
    <w:rsid w:val="00A04115"/>
    <w:rsid w:val="00A0422E"/>
    <w:rsid w:val="00A05884"/>
    <w:rsid w:val="00A06A64"/>
    <w:rsid w:val="00A0728C"/>
    <w:rsid w:val="00A07701"/>
    <w:rsid w:val="00A07800"/>
    <w:rsid w:val="00A07894"/>
    <w:rsid w:val="00A10FD5"/>
    <w:rsid w:val="00A11643"/>
    <w:rsid w:val="00A11C86"/>
    <w:rsid w:val="00A121F2"/>
    <w:rsid w:val="00A13DD7"/>
    <w:rsid w:val="00A15C44"/>
    <w:rsid w:val="00A15D71"/>
    <w:rsid w:val="00A1634B"/>
    <w:rsid w:val="00A163C4"/>
    <w:rsid w:val="00A17C2B"/>
    <w:rsid w:val="00A17F0F"/>
    <w:rsid w:val="00A2081E"/>
    <w:rsid w:val="00A222DC"/>
    <w:rsid w:val="00A223B8"/>
    <w:rsid w:val="00A24108"/>
    <w:rsid w:val="00A24375"/>
    <w:rsid w:val="00A25CE3"/>
    <w:rsid w:val="00A25E4A"/>
    <w:rsid w:val="00A27C52"/>
    <w:rsid w:val="00A307FD"/>
    <w:rsid w:val="00A310E8"/>
    <w:rsid w:val="00A31C02"/>
    <w:rsid w:val="00A31F6D"/>
    <w:rsid w:val="00A32100"/>
    <w:rsid w:val="00A324FE"/>
    <w:rsid w:val="00A325B5"/>
    <w:rsid w:val="00A32BA7"/>
    <w:rsid w:val="00A33036"/>
    <w:rsid w:val="00A33361"/>
    <w:rsid w:val="00A33B96"/>
    <w:rsid w:val="00A3402B"/>
    <w:rsid w:val="00A3420B"/>
    <w:rsid w:val="00A347F3"/>
    <w:rsid w:val="00A35338"/>
    <w:rsid w:val="00A35F31"/>
    <w:rsid w:val="00A36373"/>
    <w:rsid w:val="00A36476"/>
    <w:rsid w:val="00A36C3B"/>
    <w:rsid w:val="00A3702E"/>
    <w:rsid w:val="00A374C2"/>
    <w:rsid w:val="00A376B4"/>
    <w:rsid w:val="00A37C7D"/>
    <w:rsid w:val="00A40018"/>
    <w:rsid w:val="00A402E6"/>
    <w:rsid w:val="00A40367"/>
    <w:rsid w:val="00A4129C"/>
    <w:rsid w:val="00A425E9"/>
    <w:rsid w:val="00A42CF7"/>
    <w:rsid w:val="00A42E08"/>
    <w:rsid w:val="00A43052"/>
    <w:rsid w:val="00A4325B"/>
    <w:rsid w:val="00A432F0"/>
    <w:rsid w:val="00A434F9"/>
    <w:rsid w:val="00A43626"/>
    <w:rsid w:val="00A43FA5"/>
    <w:rsid w:val="00A43FD4"/>
    <w:rsid w:val="00A4421A"/>
    <w:rsid w:val="00A45145"/>
    <w:rsid w:val="00A46E84"/>
    <w:rsid w:val="00A4744E"/>
    <w:rsid w:val="00A47691"/>
    <w:rsid w:val="00A51628"/>
    <w:rsid w:val="00A51E27"/>
    <w:rsid w:val="00A53385"/>
    <w:rsid w:val="00A53BB3"/>
    <w:rsid w:val="00A5402F"/>
    <w:rsid w:val="00A54730"/>
    <w:rsid w:val="00A54FF2"/>
    <w:rsid w:val="00A551FC"/>
    <w:rsid w:val="00A5619C"/>
    <w:rsid w:val="00A5743F"/>
    <w:rsid w:val="00A577FB"/>
    <w:rsid w:val="00A60F88"/>
    <w:rsid w:val="00A61A5D"/>
    <w:rsid w:val="00A62227"/>
    <w:rsid w:val="00A64EB3"/>
    <w:rsid w:val="00A6566C"/>
    <w:rsid w:val="00A65A46"/>
    <w:rsid w:val="00A6652C"/>
    <w:rsid w:val="00A668BC"/>
    <w:rsid w:val="00A66B37"/>
    <w:rsid w:val="00A66C9D"/>
    <w:rsid w:val="00A670C5"/>
    <w:rsid w:val="00A677E1"/>
    <w:rsid w:val="00A70241"/>
    <w:rsid w:val="00A7040E"/>
    <w:rsid w:val="00A70804"/>
    <w:rsid w:val="00A711A0"/>
    <w:rsid w:val="00A72FC0"/>
    <w:rsid w:val="00A7301D"/>
    <w:rsid w:val="00A742EF"/>
    <w:rsid w:val="00A74B96"/>
    <w:rsid w:val="00A74E92"/>
    <w:rsid w:val="00A75150"/>
    <w:rsid w:val="00A75D07"/>
    <w:rsid w:val="00A762EB"/>
    <w:rsid w:val="00A80141"/>
    <w:rsid w:val="00A801A4"/>
    <w:rsid w:val="00A80FE0"/>
    <w:rsid w:val="00A81FB4"/>
    <w:rsid w:val="00A83326"/>
    <w:rsid w:val="00A83513"/>
    <w:rsid w:val="00A83BC3"/>
    <w:rsid w:val="00A83E8E"/>
    <w:rsid w:val="00A84EE2"/>
    <w:rsid w:val="00A85D09"/>
    <w:rsid w:val="00A865D9"/>
    <w:rsid w:val="00A87B91"/>
    <w:rsid w:val="00A87EA1"/>
    <w:rsid w:val="00A90A85"/>
    <w:rsid w:val="00A91055"/>
    <w:rsid w:val="00A91427"/>
    <w:rsid w:val="00A91590"/>
    <w:rsid w:val="00A915AD"/>
    <w:rsid w:val="00A9190F"/>
    <w:rsid w:val="00A9279D"/>
    <w:rsid w:val="00A92826"/>
    <w:rsid w:val="00A930D0"/>
    <w:rsid w:val="00A930E7"/>
    <w:rsid w:val="00A93445"/>
    <w:rsid w:val="00A93591"/>
    <w:rsid w:val="00A941DC"/>
    <w:rsid w:val="00A951C0"/>
    <w:rsid w:val="00A95D28"/>
    <w:rsid w:val="00A9600D"/>
    <w:rsid w:val="00A97037"/>
    <w:rsid w:val="00A97D67"/>
    <w:rsid w:val="00AA0110"/>
    <w:rsid w:val="00AA0293"/>
    <w:rsid w:val="00AA0586"/>
    <w:rsid w:val="00AA146F"/>
    <w:rsid w:val="00AA14C8"/>
    <w:rsid w:val="00AA204A"/>
    <w:rsid w:val="00AA42FD"/>
    <w:rsid w:val="00AA4355"/>
    <w:rsid w:val="00AA445C"/>
    <w:rsid w:val="00AA4B49"/>
    <w:rsid w:val="00AA500C"/>
    <w:rsid w:val="00AA53B8"/>
    <w:rsid w:val="00AA5930"/>
    <w:rsid w:val="00AA611B"/>
    <w:rsid w:val="00AB072E"/>
    <w:rsid w:val="00AB0AF2"/>
    <w:rsid w:val="00AB1AF3"/>
    <w:rsid w:val="00AB46C4"/>
    <w:rsid w:val="00AB485F"/>
    <w:rsid w:val="00AB4D04"/>
    <w:rsid w:val="00AB4D61"/>
    <w:rsid w:val="00AB6116"/>
    <w:rsid w:val="00AB7112"/>
    <w:rsid w:val="00AB7F4E"/>
    <w:rsid w:val="00AC1D2C"/>
    <w:rsid w:val="00AC3679"/>
    <w:rsid w:val="00AC41E5"/>
    <w:rsid w:val="00AC4779"/>
    <w:rsid w:val="00AC4B0F"/>
    <w:rsid w:val="00AC50AB"/>
    <w:rsid w:val="00AC5233"/>
    <w:rsid w:val="00AC569B"/>
    <w:rsid w:val="00AC56CF"/>
    <w:rsid w:val="00AC5839"/>
    <w:rsid w:val="00AC58A4"/>
    <w:rsid w:val="00AC5F7D"/>
    <w:rsid w:val="00AC6287"/>
    <w:rsid w:val="00AC7B64"/>
    <w:rsid w:val="00AC7F21"/>
    <w:rsid w:val="00AD02DD"/>
    <w:rsid w:val="00AD0BE1"/>
    <w:rsid w:val="00AD1096"/>
    <w:rsid w:val="00AD1116"/>
    <w:rsid w:val="00AD1896"/>
    <w:rsid w:val="00AD2830"/>
    <w:rsid w:val="00AD3871"/>
    <w:rsid w:val="00AD4653"/>
    <w:rsid w:val="00AD474C"/>
    <w:rsid w:val="00AD4F94"/>
    <w:rsid w:val="00AD5370"/>
    <w:rsid w:val="00AD55D1"/>
    <w:rsid w:val="00AD56BC"/>
    <w:rsid w:val="00AD5B7B"/>
    <w:rsid w:val="00AD7393"/>
    <w:rsid w:val="00AD7BD8"/>
    <w:rsid w:val="00AE120B"/>
    <w:rsid w:val="00AE14FC"/>
    <w:rsid w:val="00AE1D6A"/>
    <w:rsid w:val="00AE24C6"/>
    <w:rsid w:val="00AE43F9"/>
    <w:rsid w:val="00AE5DC4"/>
    <w:rsid w:val="00AE7217"/>
    <w:rsid w:val="00AE722E"/>
    <w:rsid w:val="00AE766E"/>
    <w:rsid w:val="00AE7EDE"/>
    <w:rsid w:val="00AE7F35"/>
    <w:rsid w:val="00AF07E1"/>
    <w:rsid w:val="00AF1D36"/>
    <w:rsid w:val="00AF25D9"/>
    <w:rsid w:val="00AF2BB0"/>
    <w:rsid w:val="00AF2DA2"/>
    <w:rsid w:val="00AF2E3B"/>
    <w:rsid w:val="00AF3809"/>
    <w:rsid w:val="00AF4820"/>
    <w:rsid w:val="00AF4D07"/>
    <w:rsid w:val="00AF66E0"/>
    <w:rsid w:val="00AF6AFA"/>
    <w:rsid w:val="00AF6B4F"/>
    <w:rsid w:val="00AF74EA"/>
    <w:rsid w:val="00AF7838"/>
    <w:rsid w:val="00B0053D"/>
    <w:rsid w:val="00B00A03"/>
    <w:rsid w:val="00B01024"/>
    <w:rsid w:val="00B0148B"/>
    <w:rsid w:val="00B0213D"/>
    <w:rsid w:val="00B02C67"/>
    <w:rsid w:val="00B02D9C"/>
    <w:rsid w:val="00B0314E"/>
    <w:rsid w:val="00B0367F"/>
    <w:rsid w:val="00B049EB"/>
    <w:rsid w:val="00B05674"/>
    <w:rsid w:val="00B05883"/>
    <w:rsid w:val="00B05C1F"/>
    <w:rsid w:val="00B06AD9"/>
    <w:rsid w:val="00B07551"/>
    <w:rsid w:val="00B07925"/>
    <w:rsid w:val="00B10115"/>
    <w:rsid w:val="00B1074D"/>
    <w:rsid w:val="00B11659"/>
    <w:rsid w:val="00B11820"/>
    <w:rsid w:val="00B12F6A"/>
    <w:rsid w:val="00B1664F"/>
    <w:rsid w:val="00B16A46"/>
    <w:rsid w:val="00B1794D"/>
    <w:rsid w:val="00B2185F"/>
    <w:rsid w:val="00B22EBB"/>
    <w:rsid w:val="00B2330C"/>
    <w:rsid w:val="00B252C1"/>
    <w:rsid w:val="00B2531F"/>
    <w:rsid w:val="00B25548"/>
    <w:rsid w:val="00B25CB5"/>
    <w:rsid w:val="00B25E72"/>
    <w:rsid w:val="00B26783"/>
    <w:rsid w:val="00B26D70"/>
    <w:rsid w:val="00B27266"/>
    <w:rsid w:val="00B272BD"/>
    <w:rsid w:val="00B27328"/>
    <w:rsid w:val="00B27E02"/>
    <w:rsid w:val="00B30EF7"/>
    <w:rsid w:val="00B3206B"/>
    <w:rsid w:val="00B329D2"/>
    <w:rsid w:val="00B34655"/>
    <w:rsid w:val="00B35044"/>
    <w:rsid w:val="00B3566C"/>
    <w:rsid w:val="00B35AF9"/>
    <w:rsid w:val="00B360EE"/>
    <w:rsid w:val="00B36127"/>
    <w:rsid w:val="00B371FF"/>
    <w:rsid w:val="00B40A24"/>
    <w:rsid w:val="00B40C02"/>
    <w:rsid w:val="00B40F47"/>
    <w:rsid w:val="00B435E0"/>
    <w:rsid w:val="00B4475E"/>
    <w:rsid w:val="00B4601B"/>
    <w:rsid w:val="00B466CD"/>
    <w:rsid w:val="00B46B97"/>
    <w:rsid w:val="00B476CE"/>
    <w:rsid w:val="00B50040"/>
    <w:rsid w:val="00B502A3"/>
    <w:rsid w:val="00B502BA"/>
    <w:rsid w:val="00B50ADE"/>
    <w:rsid w:val="00B51063"/>
    <w:rsid w:val="00B513D0"/>
    <w:rsid w:val="00B51B35"/>
    <w:rsid w:val="00B51BB2"/>
    <w:rsid w:val="00B51C06"/>
    <w:rsid w:val="00B52074"/>
    <w:rsid w:val="00B52753"/>
    <w:rsid w:val="00B53F86"/>
    <w:rsid w:val="00B542D4"/>
    <w:rsid w:val="00B5454E"/>
    <w:rsid w:val="00B54B65"/>
    <w:rsid w:val="00B55016"/>
    <w:rsid w:val="00B5769B"/>
    <w:rsid w:val="00B57772"/>
    <w:rsid w:val="00B577E6"/>
    <w:rsid w:val="00B5785A"/>
    <w:rsid w:val="00B615D5"/>
    <w:rsid w:val="00B61BE3"/>
    <w:rsid w:val="00B61D5F"/>
    <w:rsid w:val="00B62156"/>
    <w:rsid w:val="00B62C76"/>
    <w:rsid w:val="00B62CED"/>
    <w:rsid w:val="00B62DE2"/>
    <w:rsid w:val="00B63469"/>
    <w:rsid w:val="00B63B60"/>
    <w:rsid w:val="00B640D3"/>
    <w:rsid w:val="00B65353"/>
    <w:rsid w:val="00B656A2"/>
    <w:rsid w:val="00B667FE"/>
    <w:rsid w:val="00B66CA0"/>
    <w:rsid w:val="00B67338"/>
    <w:rsid w:val="00B729E2"/>
    <w:rsid w:val="00B731DE"/>
    <w:rsid w:val="00B731F3"/>
    <w:rsid w:val="00B75361"/>
    <w:rsid w:val="00B759D9"/>
    <w:rsid w:val="00B76628"/>
    <w:rsid w:val="00B767BE"/>
    <w:rsid w:val="00B768E1"/>
    <w:rsid w:val="00B805FD"/>
    <w:rsid w:val="00B8068F"/>
    <w:rsid w:val="00B816E4"/>
    <w:rsid w:val="00B82E4E"/>
    <w:rsid w:val="00B83712"/>
    <w:rsid w:val="00B83B60"/>
    <w:rsid w:val="00B84E8F"/>
    <w:rsid w:val="00B8535A"/>
    <w:rsid w:val="00B856DD"/>
    <w:rsid w:val="00B86F3A"/>
    <w:rsid w:val="00B87145"/>
    <w:rsid w:val="00B87EC0"/>
    <w:rsid w:val="00B903FC"/>
    <w:rsid w:val="00B904A1"/>
    <w:rsid w:val="00B915D2"/>
    <w:rsid w:val="00B91DDD"/>
    <w:rsid w:val="00B9202B"/>
    <w:rsid w:val="00B9253F"/>
    <w:rsid w:val="00B926F7"/>
    <w:rsid w:val="00B92910"/>
    <w:rsid w:val="00B92BE8"/>
    <w:rsid w:val="00B93CAE"/>
    <w:rsid w:val="00B942D0"/>
    <w:rsid w:val="00B94772"/>
    <w:rsid w:val="00B94E7D"/>
    <w:rsid w:val="00B94EEF"/>
    <w:rsid w:val="00B954D5"/>
    <w:rsid w:val="00B95D50"/>
    <w:rsid w:val="00B97FCB"/>
    <w:rsid w:val="00BA0191"/>
    <w:rsid w:val="00BA1E4F"/>
    <w:rsid w:val="00BA1FEF"/>
    <w:rsid w:val="00BA2090"/>
    <w:rsid w:val="00BA31D4"/>
    <w:rsid w:val="00BA3512"/>
    <w:rsid w:val="00BA3DFE"/>
    <w:rsid w:val="00BA4B7A"/>
    <w:rsid w:val="00BA56D8"/>
    <w:rsid w:val="00BA5B5A"/>
    <w:rsid w:val="00BA61F0"/>
    <w:rsid w:val="00BA627D"/>
    <w:rsid w:val="00BA77AC"/>
    <w:rsid w:val="00BA7D70"/>
    <w:rsid w:val="00BB1BCC"/>
    <w:rsid w:val="00BB1D79"/>
    <w:rsid w:val="00BB2082"/>
    <w:rsid w:val="00BB48BA"/>
    <w:rsid w:val="00BB4938"/>
    <w:rsid w:val="00BB535F"/>
    <w:rsid w:val="00BB71A4"/>
    <w:rsid w:val="00BB731A"/>
    <w:rsid w:val="00BB73EA"/>
    <w:rsid w:val="00BB770A"/>
    <w:rsid w:val="00BB7889"/>
    <w:rsid w:val="00BB7A74"/>
    <w:rsid w:val="00BB7AFA"/>
    <w:rsid w:val="00BB7C63"/>
    <w:rsid w:val="00BC0D01"/>
    <w:rsid w:val="00BC1B20"/>
    <w:rsid w:val="00BC255C"/>
    <w:rsid w:val="00BC40B2"/>
    <w:rsid w:val="00BC487B"/>
    <w:rsid w:val="00BC4EA4"/>
    <w:rsid w:val="00BC67E1"/>
    <w:rsid w:val="00BC7246"/>
    <w:rsid w:val="00BD16CF"/>
    <w:rsid w:val="00BD237D"/>
    <w:rsid w:val="00BD26C2"/>
    <w:rsid w:val="00BD2BCD"/>
    <w:rsid w:val="00BD2CF8"/>
    <w:rsid w:val="00BD2F8E"/>
    <w:rsid w:val="00BD386C"/>
    <w:rsid w:val="00BD3D34"/>
    <w:rsid w:val="00BD411E"/>
    <w:rsid w:val="00BD4CC6"/>
    <w:rsid w:val="00BD4E83"/>
    <w:rsid w:val="00BD5BAE"/>
    <w:rsid w:val="00BD5DDD"/>
    <w:rsid w:val="00BD602B"/>
    <w:rsid w:val="00BD602D"/>
    <w:rsid w:val="00BD634F"/>
    <w:rsid w:val="00BD66D0"/>
    <w:rsid w:val="00BD6EA5"/>
    <w:rsid w:val="00BD7290"/>
    <w:rsid w:val="00BD7E0D"/>
    <w:rsid w:val="00BE1669"/>
    <w:rsid w:val="00BE18B8"/>
    <w:rsid w:val="00BE45C3"/>
    <w:rsid w:val="00BE51E0"/>
    <w:rsid w:val="00BE5697"/>
    <w:rsid w:val="00BE5A6A"/>
    <w:rsid w:val="00BE680B"/>
    <w:rsid w:val="00BE7DBB"/>
    <w:rsid w:val="00BF006A"/>
    <w:rsid w:val="00BF0711"/>
    <w:rsid w:val="00BF0A4E"/>
    <w:rsid w:val="00BF0B60"/>
    <w:rsid w:val="00BF1A26"/>
    <w:rsid w:val="00BF2F4E"/>
    <w:rsid w:val="00BF31D0"/>
    <w:rsid w:val="00BF408A"/>
    <w:rsid w:val="00BF480C"/>
    <w:rsid w:val="00BF4B30"/>
    <w:rsid w:val="00BF5B6D"/>
    <w:rsid w:val="00BF6E10"/>
    <w:rsid w:val="00BF70B5"/>
    <w:rsid w:val="00BF72D3"/>
    <w:rsid w:val="00BF76E0"/>
    <w:rsid w:val="00BF7CA3"/>
    <w:rsid w:val="00BF7E39"/>
    <w:rsid w:val="00C001B4"/>
    <w:rsid w:val="00C008D5"/>
    <w:rsid w:val="00C00A0B"/>
    <w:rsid w:val="00C011F3"/>
    <w:rsid w:val="00C0159B"/>
    <w:rsid w:val="00C021F7"/>
    <w:rsid w:val="00C0416F"/>
    <w:rsid w:val="00C042B9"/>
    <w:rsid w:val="00C0440E"/>
    <w:rsid w:val="00C046ED"/>
    <w:rsid w:val="00C04D63"/>
    <w:rsid w:val="00C04E7A"/>
    <w:rsid w:val="00C05D4D"/>
    <w:rsid w:val="00C1060B"/>
    <w:rsid w:val="00C11555"/>
    <w:rsid w:val="00C125EF"/>
    <w:rsid w:val="00C13F1A"/>
    <w:rsid w:val="00C152D6"/>
    <w:rsid w:val="00C15472"/>
    <w:rsid w:val="00C15DFE"/>
    <w:rsid w:val="00C16993"/>
    <w:rsid w:val="00C17040"/>
    <w:rsid w:val="00C173CF"/>
    <w:rsid w:val="00C17B6D"/>
    <w:rsid w:val="00C17C83"/>
    <w:rsid w:val="00C204E3"/>
    <w:rsid w:val="00C20BD6"/>
    <w:rsid w:val="00C20F10"/>
    <w:rsid w:val="00C21784"/>
    <w:rsid w:val="00C22F70"/>
    <w:rsid w:val="00C23BE2"/>
    <w:rsid w:val="00C23C76"/>
    <w:rsid w:val="00C23E07"/>
    <w:rsid w:val="00C23EC3"/>
    <w:rsid w:val="00C23FE0"/>
    <w:rsid w:val="00C2462F"/>
    <w:rsid w:val="00C24DCE"/>
    <w:rsid w:val="00C25F4B"/>
    <w:rsid w:val="00C264B1"/>
    <w:rsid w:val="00C264F4"/>
    <w:rsid w:val="00C27113"/>
    <w:rsid w:val="00C27E07"/>
    <w:rsid w:val="00C300BE"/>
    <w:rsid w:val="00C3041E"/>
    <w:rsid w:val="00C30BD2"/>
    <w:rsid w:val="00C30C98"/>
    <w:rsid w:val="00C3133E"/>
    <w:rsid w:val="00C31DF8"/>
    <w:rsid w:val="00C3221B"/>
    <w:rsid w:val="00C3240E"/>
    <w:rsid w:val="00C32C68"/>
    <w:rsid w:val="00C33348"/>
    <w:rsid w:val="00C34172"/>
    <w:rsid w:val="00C357B4"/>
    <w:rsid w:val="00C359B7"/>
    <w:rsid w:val="00C35B3B"/>
    <w:rsid w:val="00C35EF8"/>
    <w:rsid w:val="00C36F02"/>
    <w:rsid w:val="00C37166"/>
    <w:rsid w:val="00C40F9A"/>
    <w:rsid w:val="00C4117F"/>
    <w:rsid w:val="00C4160C"/>
    <w:rsid w:val="00C41F9F"/>
    <w:rsid w:val="00C424D3"/>
    <w:rsid w:val="00C42569"/>
    <w:rsid w:val="00C427B0"/>
    <w:rsid w:val="00C42A21"/>
    <w:rsid w:val="00C4331C"/>
    <w:rsid w:val="00C44AFD"/>
    <w:rsid w:val="00C44CB0"/>
    <w:rsid w:val="00C45D2D"/>
    <w:rsid w:val="00C46568"/>
    <w:rsid w:val="00C469FA"/>
    <w:rsid w:val="00C47FC7"/>
    <w:rsid w:val="00C5200B"/>
    <w:rsid w:val="00C5270B"/>
    <w:rsid w:val="00C527A5"/>
    <w:rsid w:val="00C528B1"/>
    <w:rsid w:val="00C531F9"/>
    <w:rsid w:val="00C53D65"/>
    <w:rsid w:val="00C54E5A"/>
    <w:rsid w:val="00C54F56"/>
    <w:rsid w:val="00C57727"/>
    <w:rsid w:val="00C57F47"/>
    <w:rsid w:val="00C601A9"/>
    <w:rsid w:val="00C60258"/>
    <w:rsid w:val="00C616FE"/>
    <w:rsid w:val="00C618DA"/>
    <w:rsid w:val="00C62FA7"/>
    <w:rsid w:val="00C63846"/>
    <w:rsid w:val="00C64F49"/>
    <w:rsid w:val="00C65B80"/>
    <w:rsid w:val="00C66C83"/>
    <w:rsid w:val="00C67447"/>
    <w:rsid w:val="00C67812"/>
    <w:rsid w:val="00C67E05"/>
    <w:rsid w:val="00C70346"/>
    <w:rsid w:val="00C703C3"/>
    <w:rsid w:val="00C70D64"/>
    <w:rsid w:val="00C7212A"/>
    <w:rsid w:val="00C73C7F"/>
    <w:rsid w:val="00C73EEF"/>
    <w:rsid w:val="00C74D45"/>
    <w:rsid w:val="00C74EF9"/>
    <w:rsid w:val="00C7527F"/>
    <w:rsid w:val="00C7538D"/>
    <w:rsid w:val="00C761DC"/>
    <w:rsid w:val="00C766BB"/>
    <w:rsid w:val="00C77680"/>
    <w:rsid w:val="00C802CB"/>
    <w:rsid w:val="00C81304"/>
    <w:rsid w:val="00C8181E"/>
    <w:rsid w:val="00C81845"/>
    <w:rsid w:val="00C81AF0"/>
    <w:rsid w:val="00C81C6E"/>
    <w:rsid w:val="00C81CC0"/>
    <w:rsid w:val="00C82219"/>
    <w:rsid w:val="00C83243"/>
    <w:rsid w:val="00C84999"/>
    <w:rsid w:val="00C85195"/>
    <w:rsid w:val="00C8553E"/>
    <w:rsid w:val="00C85A9B"/>
    <w:rsid w:val="00C86FB6"/>
    <w:rsid w:val="00C871D5"/>
    <w:rsid w:val="00C9161D"/>
    <w:rsid w:val="00C920D3"/>
    <w:rsid w:val="00C920E0"/>
    <w:rsid w:val="00C932A5"/>
    <w:rsid w:val="00C93451"/>
    <w:rsid w:val="00C94240"/>
    <w:rsid w:val="00C94CDF"/>
    <w:rsid w:val="00C9506E"/>
    <w:rsid w:val="00C96133"/>
    <w:rsid w:val="00C96ACE"/>
    <w:rsid w:val="00CA0382"/>
    <w:rsid w:val="00CA0953"/>
    <w:rsid w:val="00CA146C"/>
    <w:rsid w:val="00CA2EFD"/>
    <w:rsid w:val="00CA3132"/>
    <w:rsid w:val="00CA3868"/>
    <w:rsid w:val="00CA45E8"/>
    <w:rsid w:val="00CA49B5"/>
    <w:rsid w:val="00CA4A06"/>
    <w:rsid w:val="00CA4D0B"/>
    <w:rsid w:val="00CA4FB9"/>
    <w:rsid w:val="00CA5C9A"/>
    <w:rsid w:val="00CA5D42"/>
    <w:rsid w:val="00CA6C68"/>
    <w:rsid w:val="00CA6ECE"/>
    <w:rsid w:val="00CA7A90"/>
    <w:rsid w:val="00CB08F4"/>
    <w:rsid w:val="00CB13B3"/>
    <w:rsid w:val="00CB1DCF"/>
    <w:rsid w:val="00CB3257"/>
    <w:rsid w:val="00CB65AC"/>
    <w:rsid w:val="00CC079B"/>
    <w:rsid w:val="00CC0E6E"/>
    <w:rsid w:val="00CC258F"/>
    <w:rsid w:val="00CC2841"/>
    <w:rsid w:val="00CC28EC"/>
    <w:rsid w:val="00CC29A1"/>
    <w:rsid w:val="00CC3829"/>
    <w:rsid w:val="00CC5294"/>
    <w:rsid w:val="00CC68F5"/>
    <w:rsid w:val="00CC6FA9"/>
    <w:rsid w:val="00CC73FB"/>
    <w:rsid w:val="00CC74B2"/>
    <w:rsid w:val="00CC7CEF"/>
    <w:rsid w:val="00CD016A"/>
    <w:rsid w:val="00CD14DE"/>
    <w:rsid w:val="00CD22C3"/>
    <w:rsid w:val="00CD2EE0"/>
    <w:rsid w:val="00CD3F1E"/>
    <w:rsid w:val="00CD4FB1"/>
    <w:rsid w:val="00CD5A63"/>
    <w:rsid w:val="00CD5D1E"/>
    <w:rsid w:val="00CD5F0D"/>
    <w:rsid w:val="00CE0798"/>
    <w:rsid w:val="00CE0950"/>
    <w:rsid w:val="00CE33FC"/>
    <w:rsid w:val="00CE34B4"/>
    <w:rsid w:val="00CE370C"/>
    <w:rsid w:val="00CE451C"/>
    <w:rsid w:val="00CE5044"/>
    <w:rsid w:val="00CE52C5"/>
    <w:rsid w:val="00CE580D"/>
    <w:rsid w:val="00CE5DBE"/>
    <w:rsid w:val="00CE6181"/>
    <w:rsid w:val="00CE65B4"/>
    <w:rsid w:val="00CE6812"/>
    <w:rsid w:val="00CE6A38"/>
    <w:rsid w:val="00CE716E"/>
    <w:rsid w:val="00CE77DE"/>
    <w:rsid w:val="00CF0935"/>
    <w:rsid w:val="00CF1D05"/>
    <w:rsid w:val="00CF2081"/>
    <w:rsid w:val="00CF2CC3"/>
    <w:rsid w:val="00CF3FC2"/>
    <w:rsid w:val="00CF51DB"/>
    <w:rsid w:val="00CF71CF"/>
    <w:rsid w:val="00D00764"/>
    <w:rsid w:val="00D012D3"/>
    <w:rsid w:val="00D01716"/>
    <w:rsid w:val="00D01A36"/>
    <w:rsid w:val="00D02C64"/>
    <w:rsid w:val="00D02E73"/>
    <w:rsid w:val="00D04519"/>
    <w:rsid w:val="00D04898"/>
    <w:rsid w:val="00D05319"/>
    <w:rsid w:val="00D05394"/>
    <w:rsid w:val="00D0580D"/>
    <w:rsid w:val="00D0601B"/>
    <w:rsid w:val="00D067CB"/>
    <w:rsid w:val="00D0690E"/>
    <w:rsid w:val="00D06F06"/>
    <w:rsid w:val="00D0766B"/>
    <w:rsid w:val="00D07E5F"/>
    <w:rsid w:val="00D10843"/>
    <w:rsid w:val="00D108B3"/>
    <w:rsid w:val="00D13F7C"/>
    <w:rsid w:val="00D14E2D"/>
    <w:rsid w:val="00D15613"/>
    <w:rsid w:val="00D156D6"/>
    <w:rsid w:val="00D168C0"/>
    <w:rsid w:val="00D168CE"/>
    <w:rsid w:val="00D20512"/>
    <w:rsid w:val="00D2077D"/>
    <w:rsid w:val="00D20A6B"/>
    <w:rsid w:val="00D21155"/>
    <w:rsid w:val="00D21E3D"/>
    <w:rsid w:val="00D21FA2"/>
    <w:rsid w:val="00D2268D"/>
    <w:rsid w:val="00D242C9"/>
    <w:rsid w:val="00D244D5"/>
    <w:rsid w:val="00D24DFD"/>
    <w:rsid w:val="00D265F7"/>
    <w:rsid w:val="00D266E9"/>
    <w:rsid w:val="00D27B2E"/>
    <w:rsid w:val="00D317CE"/>
    <w:rsid w:val="00D31E90"/>
    <w:rsid w:val="00D31F5B"/>
    <w:rsid w:val="00D33764"/>
    <w:rsid w:val="00D33C3C"/>
    <w:rsid w:val="00D34BF5"/>
    <w:rsid w:val="00D34EB5"/>
    <w:rsid w:val="00D35721"/>
    <w:rsid w:val="00D37905"/>
    <w:rsid w:val="00D42056"/>
    <w:rsid w:val="00D43324"/>
    <w:rsid w:val="00D43436"/>
    <w:rsid w:val="00D43B67"/>
    <w:rsid w:val="00D43EA1"/>
    <w:rsid w:val="00D44319"/>
    <w:rsid w:val="00D448FA"/>
    <w:rsid w:val="00D460EA"/>
    <w:rsid w:val="00D462F2"/>
    <w:rsid w:val="00D46355"/>
    <w:rsid w:val="00D466D5"/>
    <w:rsid w:val="00D46937"/>
    <w:rsid w:val="00D47097"/>
    <w:rsid w:val="00D47122"/>
    <w:rsid w:val="00D47379"/>
    <w:rsid w:val="00D47AC9"/>
    <w:rsid w:val="00D509C3"/>
    <w:rsid w:val="00D50C56"/>
    <w:rsid w:val="00D51B32"/>
    <w:rsid w:val="00D521FC"/>
    <w:rsid w:val="00D543B3"/>
    <w:rsid w:val="00D545C5"/>
    <w:rsid w:val="00D54949"/>
    <w:rsid w:val="00D54CE1"/>
    <w:rsid w:val="00D55E78"/>
    <w:rsid w:val="00D56B48"/>
    <w:rsid w:val="00D57B9A"/>
    <w:rsid w:val="00D57CE9"/>
    <w:rsid w:val="00D57FF3"/>
    <w:rsid w:val="00D600E3"/>
    <w:rsid w:val="00D61361"/>
    <w:rsid w:val="00D617D2"/>
    <w:rsid w:val="00D620DB"/>
    <w:rsid w:val="00D641F1"/>
    <w:rsid w:val="00D64F1D"/>
    <w:rsid w:val="00D65F5D"/>
    <w:rsid w:val="00D666CF"/>
    <w:rsid w:val="00D66B90"/>
    <w:rsid w:val="00D66E0B"/>
    <w:rsid w:val="00D6735D"/>
    <w:rsid w:val="00D67D7A"/>
    <w:rsid w:val="00D67E8A"/>
    <w:rsid w:val="00D72D7B"/>
    <w:rsid w:val="00D73C18"/>
    <w:rsid w:val="00D73DBD"/>
    <w:rsid w:val="00D742D5"/>
    <w:rsid w:val="00D746AA"/>
    <w:rsid w:val="00D749C8"/>
    <w:rsid w:val="00D74D33"/>
    <w:rsid w:val="00D7519B"/>
    <w:rsid w:val="00D753E6"/>
    <w:rsid w:val="00D75B3E"/>
    <w:rsid w:val="00D75B92"/>
    <w:rsid w:val="00D75D10"/>
    <w:rsid w:val="00D75FC8"/>
    <w:rsid w:val="00D7635D"/>
    <w:rsid w:val="00D765D4"/>
    <w:rsid w:val="00D76B1A"/>
    <w:rsid w:val="00D772C5"/>
    <w:rsid w:val="00D77832"/>
    <w:rsid w:val="00D800D4"/>
    <w:rsid w:val="00D801EC"/>
    <w:rsid w:val="00D815EE"/>
    <w:rsid w:val="00D82001"/>
    <w:rsid w:val="00D82188"/>
    <w:rsid w:val="00D8392B"/>
    <w:rsid w:val="00D83B52"/>
    <w:rsid w:val="00D83DFA"/>
    <w:rsid w:val="00D83E69"/>
    <w:rsid w:val="00D8466A"/>
    <w:rsid w:val="00D852B5"/>
    <w:rsid w:val="00D85F38"/>
    <w:rsid w:val="00D86065"/>
    <w:rsid w:val="00D86692"/>
    <w:rsid w:val="00D8792A"/>
    <w:rsid w:val="00D87EC9"/>
    <w:rsid w:val="00D87F5A"/>
    <w:rsid w:val="00D90B83"/>
    <w:rsid w:val="00D93601"/>
    <w:rsid w:val="00D93CBF"/>
    <w:rsid w:val="00D94886"/>
    <w:rsid w:val="00D94A1D"/>
    <w:rsid w:val="00D94B15"/>
    <w:rsid w:val="00D94D73"/>
    <w:rsid w:val="00D95A4B"/>
    <w:rsid w:val="00D968B5"/>
    <w:rsid w:val="00D96CE6"/>
    <w:rsid w:val="00DA021B"/>
    <w:rsid w:val="00DA063F"/>
    <w:rsid w:val="00DA0AD2"/>
    <w:rsid w:val="00DA0DEA"/>
    <w:rsid w:val="00DA26BA"/>
    <w:rsid w:val="00DA36B7"/>
    <w:rsid w:val="00DA381A"/>
    <w:rsid w:val="00DA3D3C"/>
    <w:rsid w:val="00DA4748"/>
    <w:rsid w:val="00DA51A2"/>
    <w:rsid w:val="00DA6F11"/>
    <w:rsid w:val="00DA7546"/>
    <w:rsid w:val="00DA7774"/>
    <w:rsid w:val="00DA7A9D"/>
    <w:rsid w:val="00DB0741"/>
    <w:rsid w:val="00DB0E6D"/>
    <w:rsid w:val="00DB1C20"/>
    <w:rsid w:val="00DB24C0"/>
    <w:rsid w:val="00DB33D0"/>
    <w:rsid w:val="00DB4126"/>
    <w:rsid w:val="00DB578D"/>
    <w:rsid w:val="00DB595A"/>
    <w:rsid w:val="00DB6D7E"/>
    <w:rsid w:val="00DB780E"/>
    <w:rsid w:val="00DB7EEE"/>
    <w:rsid w:val="00DC0772"/>
    <w:rsid w:val="00DC0A52"/>
    <w:rsid w:val="00DC21E7"/>
    <w:rsid w:val="00DC28DA"/>
    <w:rsid w:val="00DC2CFC"/>
    <w:rsid w:val="00DC2F54"/>
    <w:rsid w:val="00DC3114"/>
    <w:rsid w:val="00DC36F9"/>
    <w:rsid w:val="00DC39A0"/>
    <w:rsid w:val="00DC3B60"/>
    <w:rsid w:val="00DC4C1E"/>
    <w:rsid w:val="00DC4F83"/>
    <w:rsid w:val="00DC513B"/>
    <w:rsid w:val="00DC567D"/>
    <w:rsid w:val="00DC61A8"/>
    <w:rsid w:val="00DC6237"/>
    <w:rsid w:val="00DC6EF5"/>
    <w:rsid w:val="00DD078E"/>
    <w:rsid w:val="00DD1A3F"/>
    <w:rsid w:val="00DD24C3"/>
    <w:rsid w:val="00DD3740"/>
    <w:rsid w:val="00DD42C7"/>
    <w:rsid w:val="00DD4538"/>
    <w:rsid w:val="00DD56D7"/>
    <w:rsid w:val="00DD57F2"/>
    <w:rsid w:val="00DD58D9"/>
    <w:rsid w:val="00DD629F"/>
    <w:rsid w:val="00DD6A42"/>
    <w:rsid w:val="00DD705B"/>
    <w:rsid w:val="00DD7726"/>
    <w:rsid w:val="00DD7BA9"/>
    <w:rsid w:val="00DD7C72"/>
    <w:rsid w:val="00DE0BBE"/>
    <w:rsid w:val="00DE1113"/>
    <w:rsid w:val="00DE153B"/>
    <w:rsid w:val="00DE1894"/>
    <w:rsid w:val="00DE29A5"/>
    <w:rsid w:val="00DE331F"/>
    <w:rsid w:val="00DE36A3"/>
    <w:rsid w:val="00DE4E8C"/>
    <w:rsid w:val="00DE552F"/>
    <w:rsid w:val="00DF06EB"/>
    <w:rsid w:val="00DF0971"/>
    <w:rsid w:val="00DF10CF"/>
    <w:rsid w:val="00DF190A"/>
    <w:rsid w:val="00DF1BC2"/>
    <w:rsid w:val="00DF1FA5"/>
    <w:rsid w:val="00DF2095"/>
    <w:rsid w:val="00DF265F"/>
    <w:rsid w:val="00DF2F1B"/>
    <w:rsid w:val="00DF327B"/>
    <w:rsid w:val="00DF34A6"/>
    <w:rsid w:val="00DF3B2E"/>
    <w:rsid w:val="00DF3D42"/>
    <w:rsid w:val="00DF468E"/>
    <w:rsid w:val="00DF48D3"/>
    <w:rsid w:val="00DF49BD"/>
    <w:rsid w:val="00DF505F"/>
    <w:rsid w:val="00DF6767"/>
    <w:rsid w:val="00DF6798"/>
    <w:rsid w:val="00DF72BB"/>
    <w:rsid w:val="00E000F1"/>
    <w:rsid w:val="00E002EE"/>
    <w:rsid w:val="00E00BC5"/>
    <w:rsid w:val="00E02686"/>
    <w:rsid w:val="00E02EFC"/>
    <w:rsid w:val="00E0465C"/>
    <w:rsid w:val="00E04A4A"/>
    <w:rsid w:val="00E04C0C"/>
    <w:rsid w:val="00E055C1"/>
    <w:rsid w:val="00E05703"/>
    <w:rsid w:val="00E0643F"/>
    <w:rsid w:val="00E07EBF"/>
    <w:rsid w:val="00E10208"/>
    <w:rsid w:val="00E111DB"/>
    <w:rsid w:val="00E1277C"/>
    <w:rsid w:val="00E127AF"/>
    <w:rsid w:val="00E12EAE"/>
    <w:rsid w:val="00E139AF"/>
    <w:rsid w:val="00E144BE"/>
    <w:rsid w:val="00E149F8"/>
    <w:rsid w:val="00E175C9"/>
    <w:rsid w:val="00E20045"/>
    <w:rsid w:val="00E2107A"/>
    <w:rsid w:val="00E21274"/>
    <w:rsid w:val="00E21EF2"/>
    <w:rsid w:val="00E237A5"/>
    <w:rsid w:val="00E250BF"/>
    <w:rsid w:val="00E261A9"/>
    <w:rsid w:val="00E263E6"/>
    <w:rsid w:val="00E26882"/>
    <w:rsid w:val="00E30EA5"/>
    <w:rsid w:val="00E312A1"/>
    <w:rsid w:val="00E31514"/>
    <w:rsid w:val="00E3190D"/>
    <w:rsid w:val="00E31B5F"/>
    <w:rsid w:val="00E32533"/>
    <w:rsid w:val="00E334E0"/>
    <w:rsid w:val="00E33D2A"/>
    <w:rsid w:val="00E33D92"/>
    <w:rsid w:val="00E34D8F"/>
    <w:rsid w:val="00E3543F"/>
    <w:rsid w:val="00E361AD"/>
    <w:rsid w:val="00E36506"/>
    <w:rsid w:val="00E3653D"/>
    <w:rsid w:val="00E37130"/>
    <w:rsid w:val="00E372FB"/>
    <w:rsid w:val="00E3758B"/>
    <w:rsid w:val="00E40247"/>
    <w:rsid w:val="00E41229"/>
    <w:rsid w:val="00E42D36"/>
    <w:rsid w:val="00E42F69"/>
    <w:rsid w:val="00E42FC4"/>
    <w:rsid w:val="00E435F3"/>
    <w:rsid w:val="00E43653"/>
    <w:rsid w:val="00E4525A"/>
    <w:rsid w:val="00E45470"/>
    <w:rsid w:val="00E462A9"/>
    <w:rsid w:val="00E473E4"/>
    <w:rsid w:val="00E47464"/>
    <w:rsid w:val="00E50371"/>
    <w:rsid w:val="00E50A63"/>
    <w:rsid w:val="00E5199D"/>
    <w:rsid w:val="00E5266B"/>
    <w:rsid w:val="00E52759"/>
    <w:rsid w:val="00E52C37"/>
    <w:rsid w:val="00E53006"/>
    <w:rsid w:val="00E53139"/>
    <w:rsid w:val="00E532F9"/>
    <w:rsid w:val="00E53330"/>
    <w:rsid w:val="00E53725"/>
    <w:rsid w:val="00E54077"/>
    <w:rsid w:val="00E54ED7"/>
    <w:rsid w:val="00E54FAE"/>
    <w:rsid w:val="00E553F9"/>
    <w:rsid w:val="00E567DF"/>
    <w:rsid w:val="00E57478"/>
    <w:rsid w:val="00E5762F"/>
    <w:rsid w:val="00E600B2"/>
    <w:rsid w:val="00E60C7B"/>
    <w:rsid w:val="00E6100D"/>
    <w:rsid w:val="00E61254"/>
    <w:rsid w:val="00E6161F"/>
    <w:rsid w:val="00E62DE0"/>
    <w:rsid w:val="00E643F6"/>
    <w:rsid w:val="00E64656"/>
    <w:rsid w:val="00E64E73"/>
    <w:rsid w:val="00E6522F"/>
    <w:rsid w:val="00E652A7"/>
    <w:rsid w:val="00E65331"/>
    <w:rsid w:val="00E658E4"/>
    <w:rsid w:val="00E66218"/>
    <w:rsid w:val="00E673DC"/>
    <w:rsid w:val="00E67B69"/>
    <w:rsid w:val="00E67FD6"/>
    <w:rsid w:val="00E70AF6"/>
    <w:rsid w:val="00E72F9C"/>
    <w:rsid w:val="00E732FF"/>
    <w:rsid w:val="00E734EA"/>
    <w:rsid w:val="00E74141"/>
    <w:rsid w:val="00E74966"/>
    <w:rsid w:val="00E74CEC"/>
    <w:rsid w:val="00E74EB4"/>
    <w:rsid w:val="00E75DCA"/>
    <w:rsid w:val="00E761AB"/>
    <w:rsid w:val="00E77446"/>
    <w:rsid w:val="00E77516"/>
    <w:rsid w:val="00E778B2"/>
    <w:rsid w:val="00E778C4"/>
    <w:rsid w:val="00E82562"/>
    <w:rsid w:val="00E83333"/>
    <w:rsid w:val="00E839D7"/>
    <w:rsid w:val="00E84569"/>
    <w:rsid w:val="00E84C9C"/>
    <w:rsid w:val="00E8519F"/>
    <w:rsid w:val="00E852A9"/>
    <w:rsid w:val="00E86205"/>
    <w:rsid w:val="00E86A16"/>
    <w:rsid w:val="00E86CDD"/>
    <w:rsid w:val="00E87874"/>
    <w:rsid w:val="00E90062"/>
    <w:rsid w:val="00E900A1"/>
    <w:rsid w:val="00E906FA"/>
    <w:rsid w:val="00E90B0A"/>
    <w:rsid w:val="00E91892"/>
    <w:rsid w:val="00E91CA4"/>
    <w:rsid w:val="00E9248D"/>
    <w:rsid w:val="00E926DC"/>
    <w:rsid w:val="00E9447D"/>
    <w:rsid w:val="00E96741"/>
    <w:rsid w:val="00E969BF"/>
    <w:rsid w:val="00E977D3"/>
    <w:rsid w:val="00E97E03"/>
    <w:rsid w:val="00EA0300"/>
    <w:rsid w:val="00EA07C3"/>
    <w:rsid w:val="00EA1949"/>
    <w:rsid w:val="00EA22E5"/>
    <w:rsid w:val="00EA392A"/>
    <w:rsid w:val="00EA3E13"/>
    <w:rsid w:val="00EA431A"/>
    <w:rsid w:val="00EA4A8C"/>
    <w:rsid w:val="00EA4B25"/>
    <w:rsid w:val="00EA4B5C"/>
    <w:rsid w:val="00EA67AB"/>
    <w:rsid w:val="00EA6B2D"/>
    <w:rsid w:val="00EA6F67"/>
    <w:rsid w:val="00EA7215"/>
    <w:rsid w:val="00EA7218"/>
    <w:rsid w:val="00EA7348"/>
    <w:rsid w:val="00EA766B"/>
    <w:rsid w:val="00EA7D11"/>
    <w:rsid w:val="00EB0080"/>
    <w:rsid w:val="00EB02FB"/>
    <w:rsid w:val="00EB0414"/>
    <w:rsid w:val="00EB0741"/>
    <w:rsid w:val="00EB0B4C"/>
    <w:rsid w:val="00EB170D"/>
    <w:rsid w:val="00EB1AF9"/>
    <w:rsid w:val="00EB2C0A"/>
    <w:rsid w:val="00EB3685"/>
    <w:rsid w:val="00EB4688"/>
    <w:rsid w:val="00EB5078"/>
    <w:rsid w:val="00EB51B1"/>
    <w:rsid w:val="00EB568D"/>
    <w:rsid w:val="00EB5B2A"/>
    <w:rsid w:val="00EB6DF9"/>
    <w:rsid w:val="00EB7142"/>
    <w:rsid w:val="00EB75F9"/>
    <w:rsid w:val="00EB7A5E"/>
    <w:rsid w:val="00EB7C81"/>
    <w:rsid w:val="00EB7C95"/>
    <w:rsid w:val="00EC00C1"/>
    <w:rsid w:val="00EC062A"/>
    <w:rsid w:val="00EC072E"/>
    <w:rsid w:val="00EC0B40"/>
    <w:rsid w:val="00EC1802"/>
    <w:rsid w:val="00EC3069"/>
    <w:rsid w:val="00EC317D"/>
    <w:rsid w:val="00EC331A"/>
    <w:rsid w:val="00EC35AC"/>
    <w:rsid w:val="00EC431B"/>
    <w:rsid w:val="00EC4D04"/>
    <w:rsid w:val="00EC50F5"/>
    <w:rsid w:val="00EC54AB"/>
    <w:rsid w:val="00EC6539"/>
    <w:rsid w:val="00EC6805"/>
    <w:rsid w:val="00EC6830"/>
    <w:rsid w:val="00EC7166"/>
    <w:rsid w:val="00ED0485"/>
    <w:rsid w:val="00ED0A4F"/>
    <w:rsid w:val="00ED1FA6"/>
    <w:rsid w:val="00ED227F"/>
    <w:rsid w:val="00ED2859"/>
    <w:rsid w:val="00ED2B37"/>
    <w:rsid w:val="00ED3484"/>
    <w:rsid w:val="00ED46B7"/>
    <w:rsid w:val="00ED4AB2"/>
    <w:rsid w:val="00ED54E7"/>
    <w:rsid w:val="00ED5614"/>
    <w:rsid w:val="00ED5D08"/>
    <w:rsid w:val="00ED6028"/>
    <w:rsid w:val="00ED62FD"/>
    <w:rsid w:val="00ED6BEA"/>
    <w:rsid w:val="00ED7680"/>
    <w:rsid w:val="00ED79E8"/>
    <w:rsid w:val="00EE0203"/>
    <w:rsid w:val="00EE0E11"/>
    <w:rsid w:val="00EE2372"/>
    <w:rsid w:val="00EE2B8B"/>
    <w:rsid w:val="00EE4900"/>
    <w:rsid w:val="00EE59B1"/>
    <w:rsid w:val="00EE5A42"/>
    <w:rsid w:val="00EE5C10"/>
    <w:rsid w:val="00EE6E9E"/>
    <w:rsid w:val="00EE6F3E"/>
    <w:rsid w:val="00EF08C6"/>
    <w:rsid w:val="00EF120E"/>
    <w:rsid w:val="00EF17A8"/>
    <w:rsid w:val="00EF1870"/>
    <w:rsid w:val="00EF1C0A"/>
    <w:rsid w:val="00EF24C8"/>
    <w:rsid w:val="00EF271E"/>
    <w:rsid w:val="00EF27BA"/>
    <w:rsid w:val="00EF3A02"/>
    <w:rsid w:val="00EF409A"/>
    <w:rsid w:val="00EF47CD"/>
    <w:rsid w:val="00EF5327"/>
    <w:rsid w:val="00EF5461"/>
    <w:rsid w:val="00EF573B"/>
    <w:rsid w:val="00EF5BFD"/>
    <w:rsid w:val="00EF6E8D"/>
    <w:rsid w:val="00EF73A6"/>
    <w:rsid w:val="00EF789F"/>
    <w:rsid w:val="00F013C5"/>
    <w:rsid w:val="00F01F54"/>
    <w:rsid w:val="00F02A6B"/>
    <w:rsid w:val="00F02B02"/>
    <w:rsid w:val="00F02C95"/>
    <w:rsid w:val="00F02D63"/>
    <w:rsid w:val="00F03186"/>
    <w:rsid w:val="00F03271"/>
    <w:rsid w:val="00F035AD"/>
    <w:rsid w:val="00F0446E"/>
    <w:rsid w:val="00F04D49"/>
    <w:rsid w:val="00F04F33"/>
    <w:rsid w:val="00F05B77"/>
    <w:rsid w:val="00F05F1A"/>
    <w:rsid w:val="00F06264"/>
    <w:rsid w:val="00F063C1"/>
    <w:rsid w:val="00F06BDD"/>
    <w:rsid w:val="00F07319"/>
    <w:rsid w:val="00F077EF"/>
    <w:rsid w:val="00F07A06"/>
    <w:rsid w:val="00F10A21"/>
    <w:rsid w:val="00F13AF6"/>
    <w:rsid w:val="00F13B88"/>
    <w:rsid w:val="00F141C1"/>
    <w:rsid w:val="00F1472A"/>
    <w:rsid w:val="00F150BD"/>
    <w:rsid w:val="00F1524F"/>
    <w:rsid w:val="00F1571A"/>
    <w:rsid w:val="00F158EE"/>
    <w:rsid w:val="00F162D7"/>
    <w:rsid w:val="00F16B9E"/>
    <w:rsid w:val="00F2049C"/>
    <w:rsid w:val="00F20854"/>
    <w:rsid w:val="00F20F82"/>
    <w:rsid w:val="00F228B7"/>
    <w:rsid w:val="00F22BD6"/>
    <w:rsid w:val="00F22D45"/>
    <w:rsid w:val="00F2300A"/>
    <w:rsid w:val="00F23795"/>
    <w:rsid w:val="00F23A62"/>
    <w:rsid w:val="00F24131"/>
    <w:rsid w:val="00F245AE"/>
    <w:rsid w:val="00F25192"/>
    <w:rsid w:val="00F26592"/>
    <w:rsid w:val="00F26946"/>
    <w:rsid w:val="00F317AA"/>
    <w:rsid w:val="00F317D6"/>
    <w:rsid w:val="00F31D96"/>
    <w:rsid w:val="00F32DD5"/>
    <w:rsid w:val="00F32F97"/>
    <w:rsid w:val="00F334A9"/>
    <w:rsid w:val="00F339C4"/>
    <w:rsid w:val="00F347B9"/>
    <w:rsid w:val="00F350E3"/>
    <w:rsid w:val="00F36077"/>
    <w:rsid w:val="00F3730A"/>
    <w:rsid w:val="00F37B97"/>
    <w:rsid w:val="00F41055"/>
    <w:rsid w:val="00F4135D"/>
    <w:rsid w:val="00F41664"/>
    <w:rsid w:val="00F4196E"/>
    <w:rsid w:val="00F41A39"/>
    <w:rsid w:val="00F4225F"/>
    <w:rsid w:val="00F4329D"/>
    <w:rsid w:val="00F43DD3"/>
    <w:rsid w:val="00F4491C"/>
    <w:rsid w:val="00F44B8C"/>
    <w:rsid w:val="00F454BC"/>
    <w:rsid w:val="00F45B1F"/>
    <w:rsid w:val="00F4767B"/>
    <w:rsid w:val="00F5032A"/>
    <w:rsid w:val="00F507A6"/>
    <w:rsid w:val="00F50B19"/>
    <w:rsid w:val="00F52B98"/>
    <w:rsid w:val="00F5301F"/>
    <w:rsid w:val="00F53E38"/>
    <w:rsid w:val="00F54ECB"/>
    <w:rsid w:val="00F55038"/>
    <w:rsid w:val="00F5677A"/>
    <w:rsid w:val="00F56885"/>
    <w:rsid w:val="00F57A79"/>
    <w:rsid w:val="00F60832"/>
    <w:rsid w:val="00F6174E"/>
    <w:rsid w:val="00F6192D"/>
    <w:rsid w:val="00F61B92"/>
    <w:rsid w:val="00F61EE3"/>
    <w:rsid w:val="00F63411"/>
    <w:rsid w:val="00F63B8C"/>
    <w:rsid w:val="00F63B97"/>
    <w:rsid w:val="00F63BA8"/>
    <w:rsid w:val="00F651D4"/>
    <w:rsid w:val="00F653F0"/>
    <w:rsid w:val="00F655EE"/>
    <w:rsid w:val="00F665B7"/>
    <w:rsid w:val="00F67567"/>
    <w:rsid w:val="00F67EF3"/>
    <w:rsid w:val="00F7021F"/>
    <w:rsid w:val="00F70EBF"/>
    <w:rsid w:val="00F713E9"/>
    <w:rsid w:val="00F715D5"/>
    <w:rsid w:val="00F71703"/>
    <w:rsid w:val="00F71C6E"/>
    <w:rsid w:val="00F7239E"/>
    <w:rsid w:val="00F729EC"/>
    <w:rsid w:val="00F72A07"/>
    <w:rsid w:val="00F72D3F"/>
    <w:rsid w:val="00F73173"/>
    <w:rsid w:val="00F738F7"/>
    <w:rsid w:val="00F73BDB"/>
    <w:rsid w:val="00F74B60"/>
    <w:rsid w:val="00F75328"/>
    <w:rsid w:val="00F766DB"/>
    <w:rsid w:val="00F776D5"/>
    <w:rsid w:val="00F7773E"/>
    <w:rsid w:val="00F77C29"/>
    <w:rsid w:val="00F801F7"/>
    <w:rsid w:val="00F803D3"/>
    <w:rsid w:val="00F80589"/>
    <w:rsid w:val="00F806D8"/>
    <w:rsid w:val="00F810B0"/>
    <w:rsid w:val="00F81AC3"/>
    <w:rsid w:val="00F83695"/>
    <w:rsid w:val="00F83DD4"/>
    <w:rsid w:val="00F83F4E"/>
    <w:rsid w:val="00F8401F"/>
    <w:rsid w:val="00F840B0"/>
    <w:rsid w:val="00F8646C"/>
    <w:rsid w:val="00F86A08"/>
    <w:rsid w:val="00F874B7"/>
    <w:rsid w:val="00F877B1"/>
    <w:rsid w:val="00F9171C"/>
    <w:rsid w:val="00F91E3C"/>
    <w:rsid w:val="00F920F7"/>
    <w:rsid w:val="00F92566"/>
    <w:rsid w:val="00F92BFF"/>
    <w:rsid w:val="00F95384"/>
    <w:rsid w:val="00F95968"/>
    <w:rsid w:val="00F95A4F"/>
    <w:rsid w:val="00F96540"/>
    <w:rsid w:val="00F967D3"/>
    <w:rsid w:val="00F9753E"/>
    <w:rsid w:val="00FA01DB"/>
    <w:rsid w:val="00FA049F"/>
    <w:rsid w:val="00FA1737"/>
    <w:rsid w:val="00FA300A"/>
    <w:rsid w:val="00FA3913"/>
    <w:rsid w:val="00FA39EC"/>
    <w:rsid w:val="00FA3BEF"/>
    <w:rsid w:val="00FA3D94"/>
    <w:rsid w:val="00FA4073"/>
    <w:rsid w:val="00FA41C5"/>
    <w:rsid w:val="00FA46CE"/>
    <w:rsid w:val="00FA4D57"/>
    <w:rsid w:val="00FA617D"/>
    <w:rsid w:val="00FA7B14"/>
    <w:rsid w:val="00FA7E17"/>
    <w:rsid w:val="00FB196E"/>
    <w:rsid w:val="00FB1E89"/>
    <w:rsid w:val="00FB2BB8"/>
    <w:rsid w:val="00FB34EF"/>
    <w:rsid w:val="00FB3F10"/>
    <w:rsid w:val="00FB58C5"/>
    <w:rsid w:val="00FB6849"/>
    <w:rsid w:val="00FB7CC9"/>
    <w:rsid w:val="00FB7F54"/>
    <w:rsid w:val="00FC11E6"/>
    <w:rsid w:val="00FC1996"/>
    <w:rsid w:val="00FC23A5"/>
    <w:rsid w:val="00FC2503"/>
    <w:rsid w:val="00FC2697"/>
    <w:rsid w:val="00FC4865"/>
    <w:rsid w:val="00FC489C"/>
    <w:rsid w:val="00FC4EA3"/>
    <w:rsid w:val="00FC5432"/>
    <w:rsid w:val="00FC591A"/>
    <w:rsid w:val="00FC63A8"/>
    <w:rsid w:val="00FD0886"/>
    <w:rsid w:val="00FD173D"/>
    <w:rsid w:val="00FD2E6B"/>
    <w:rsid w:val="00FD310C"/>
    <w:rsid w:val="00FD37E5"/>
    <w:rsid w:val="00FD51E7"/>
    <w:rsid w:val="00FD5D30"/>
    <w:rsid w:val="00FD643D"/>
    <w:rsid w:val="00FD67FC"/>
    <w:rsid w:val="00FD794D"/>
    <w:rsid w:val="00FD797B"/>
    <w:rsid w:val="00FD7EF5"/>
    <w:rsid w:val="00FE006E"/>
    <w:rsid w:val="00FE051A"/>
    <w:rsid w:val="00FE09EF"/>
    <w:rsid w:val="00FE133F"/>
    <w:rsid w:val="00FE1C83"/>
    <w:rsid w:val="00FE2614"/>
    <w:rsid w:val="00FE26CA"/>
    <w:rsid w:val="00FE2D5D"/>
    <w:rsid w:val="00FE39A1"/>
    <w:rsid w:val="00FE521F"/>
    <w:rsid w:val="00FE52C3"/>
    <w:rsid w:val="00FE6302"/>
    <w:rsid w:val="00FE6529"/>
    <w:rsid w:val="00FE7160"/>
    <w:rsid w:val="00FE7981"/>
    <w:rsid w:val="00FE7CA6"/>
    <w:rsid w:val="00FE7E0D"/>
    <w:rsid w:val="00FF080D"/>
    <w:rsid w:val="00FF10FF"/>
    <w:rsid w:val="00FF2918"/>
    <w:rsid w:val="00FF2F82"/>
    <w:rsid w:val="00FF3C06"/>
    <w:rsid w:val="00FF3F67"/>
    <w:rsid w:val="00FF4845"/>
    <w:rsid w:val="00FF63E5"/>
    <w:rsid w:val="00FF6862"/>
    <w:rsid w:val="00FF7E65"/>
    <w:rsid w:val="01F08F60"/>
    <w:rsid w:val="029E8672"/>
    <w:rsid w:val="02F8909A"/>
    <w:rsid w:val="0478E518"/>
    <w:rsid w:val="04FF1E11"/>
    <w:rsid w:val="052B5239"/>
    <w:rsid w:val="05B1DECC"/>
    <w:rsid w:val="05D6691C"/>
    <w:rsid w:val="07408A1C"/>
    <w:rsid w:val="0831AA5E"/>
    <w:rsid w:val="08553419"/>
    <w:rsid w:val="085E2451"/>
    <w:rsid w:val="0878BE7C"/>
    <w:rsid w:val="0897E765"/>
    <w:rsid w:val="09BA5CAC"/>
    <w:rsid w:val="0A072380"/>
    <w:rsid w:val="0A2AA1D7"/>
    <w:rsid w:val="0A7B6668"/>
    <w:rsid w:val="0A7D7674"/>
    <w:rsid w:val="0AB3B4EC"/>
    <w:rsid w:val="0AC336D5"/>
    <w:rsid w:val="0B2E9539"/>
    <w:rsid w:val="0B437827"/>
    <w:rsid w:val="0BBD23E3"/>
    <w:rsid w:val="0CEC7D45"/>
    <w:rsid w:val="0D07C365"/>
    <w:rsid w:val="0D5DBE2A"/>
    <w:rsid w:val="0D81C23E"/>
    <w:rsid w:val="0DD47D7B"/>
    <w:rsid w:val="0E130E5C"/>
    <w:rsid w:val="0E251088"/>
    <w:rsid w:val="0E32C1B1"/>
    <w:rsid w:val="0E694209"/>
    <w:rsid w:val="0E9EECFD"/>
    <w:rsid w:val="0ECBCD24"/>
    <w:rsid w:val="0ED70A9D"/>
    <w:rsid w:val="0FE83CAE"/>
    <w:rsid w:val="0FF2F256"/>
    <w:rsid w:val="10A4E6F0"/>
    <w:rsid w:val="111895E7"/>
    <w:rsid w:val="11334EDE"/>
    <w:rsid w:val="11387779"/>
    <w:rsid w:val="1145AD07"/>
    <w:rsid w:val="11C090B4"/>
    <w:rsid w:val="11CF7D0B"/>
    <w:rsid w:val="124F8779"/>
    <w:rsid w:val="1257E6CE"/>
    <w:rsid w:val="1289A899"/>
    <w:rsid w:val="12B5E499"/>
    <w:rsid w:val="12B7BBD7"/>
    <w:rsid w:val="135FAFDE"/>
    <w:rsid w:val="1372E0BB"/>
    <w:rsid w:val="1447DE34"/>
    <w:rsid w:val="14744B5B"/>
    <w:rsid w:val="14DECFE7"/>
    <w:rsid w:val="1515F685"/>
    <w:rsid w:val="15184AE5"/>
    <w:rsid w:val="151EE5EE"/>
    <w:rsid w:val="15A22343"/>
    <w:rsid w:val="15CCE144"/>
    <w:rsid w:val="169E008B"/>
    <w:rsid w:val="16C060E6"/>
    <w:rsid w:val="16ED2691"/>
    <w:rsid w:val="1711EE39"/>
    <w:rsid w:val="17487E5D"/>
    <w:rsid w:val="175D5E42"/>
    <w:rsid w:val="17FC3E16"/>
    <w:rsid w:val="18006A71"/>
    <w:rsid w:val="18C91D6A"/>
    <w:rsid w:val="18FD6055"/>
    <w:rsid w:val="19575BD4"/>
    <w:rsid w:val="19727FD7"/>
    <w:rsid w:val="19EA4CC6"/>
    <w:rsid w:val="1AEEED4F"/>
    <w:rsid w:val="1B5BD23B"/>
    <w:rsid w:val="1BBD7AA5"/>
    <w:rsid w:val="1C280028"/>
    <w:rsid w:val="1C7E2328"/>
    <w:rsid w:val="1CE79AB3"/>
    <w:rsid w:val="1CE905B3"/>
    <w:rsid w:val="1D7C6486"/>
    <w:rsid w:val="1DEFE1EA"/>
    <w:rsid w:val="1EB362A1"/>
    <w:rsid w:val="1EEFCB3D"/>
    <w:rsid w:val="1F335281"/>
    <w:rsid w:val="204DF9E7"/>
    <w:rsid w:val="21745C62"/>
    <w:rsid w:val="21A1220C"/>
    <w:rsid w:val="221A3CBE"/>
    <w:rsid w:val="229B1C0D"/>
    <w:rsid w:val="231115E8"/>
    <w:rsid w:val="23CECF08"/>
    <w:rsid w:val="23DCB0E7"/>
    <w:rsid w:val="2414371B"/>
    <w:rsid w:val="241F68A9"/>
    <w:rsid w:val="24400064"/>
    <w:rsid w:val="2448DE60"/>
    <w:rsid w:val="24A0821D"/>
    <w:rsid w:val="24E30C3E"/>
    <w:rsid w:val="25354852"/>
    <w:rsid w:val="25DD5890"/>
    <w:rsid w:val="26249AF5"/>
    <w:rsid w:val="2707A272"/>
    <w:rsid w:val="2707C12C"/>
    <w:rsid w:val="2771F915"/>
    <w:rsid w:val="287DECEF"/>
    <w:rsid w:val="289355AF"/>
    <w:rsid w:val="28BDD617"/>
    <w:rsid w:val="28E36140"/>
    <w:rsid w:val="2900606A"/>
    <w:rsid w:val="29026BBF"/>
    <w:rsid w:val="2931F3C1"/>
    <w:rsid w:val="298B768F"/>
    <w:rsid w:val="2A2FBA27"/>
    <w:rsid w:val="2A655405"/>
    <w:rsid w:val="2A66E1B3"/>
    <w:rsid w:val="2A8AA0DA"/>
    <w:rsid w:val="2A8E2E95"/>
    <w:rsid w:val="2AA23076"/>
    <w:rsid w:val="2ADB5A89"/>
    <w:rsid w:val="2B090472"/>
    <w:rsid w:val="2BF5533D"/>
    <w:rsid w:val="2C34B907"/>
    <w:rsid w:val="2CA5B4EB"/>
    <w:rsid w:val="2D18B6EE"/>
    <w:rsid w:val="2D23FA1C"/>
    <w:rsid w:val="2D2B5E9F"/>
    <w:rsid w:val="2D5E9C16"/>
    <w:rsid w:val="2D75FEF5"/>
    <w:rsid w:val="2D957EA5"/>
    <w:rsid w:val="2DC4037C"/>
    <w:rsid w:val="2E4B6225"/>
    <w:rsid w:val="2E4C0D2A"/>
    <w:rsid w:val="2EBF7D31"/>
    <w:rsid w:val="2EC56DB1"/>
    <w:rsid w:val="2F032E55"/>
    <w:rsid w:val="2F42C50B"/>
    <w:rsid w:val="2FDDBBA4"/>
    <w:rsid w:val="301A196E"/>
    <w:rsid w:val="303EE0A9"/>
    <w:rsid w:val="307C412C"/>
    <w:rsid w:val="30EF7FE4"/>
    <w:rsid w:val="31C40BEA"/>
    <w:rsid w:val="31D70D32"/>
    <w:rsid w:val="31EEE1AB"/>
    <w:rsid w:val="32241CF2"/>
    <w:rsid w:val="32EB480B"/>
    <w:rsid w:val="33872E51"/>
    <w:rsid w:val="33F6063F"/>
    <w:rsid w:val="343A3C1E"/>
    <w:rsid w:val="3447F96F"/>
    <w:rsid w:val="345A2368"/>
    <w:rsid w:val="347C1B77"/>
    <w:rsid w:val="3534D0A2"/>
    <w:rsid w:val="3545C1DC"/>
    <w:rsid w:val="357871A0"/>
    <w:rsid w:val="359E08FB"/>
    <w:rsid w:val="35AB723A"/>
    <w:rsid w:val="36A13CB4"/>
    <w:rsid w:val="37C5F8AB"/>
    <w:rsid w:val="37C88F59"/>
    <w:rsid w:val="37D619B7"/>
    <w:rsid w:val="386A135B"/>
    <w:rsid w:val="3965EC4F"/>
    <w:rsid w:val="396F2867"/>
    <w:rsid w:val="39AB7403"/>
    <w:rsid w:val="39B74ECB"/>
    <w:rsid w:val="39C439F1"/>
    <w:rsid w:val="39D7F5E9"/>
    <w:rsid w:val="39FF93CE"/>
    <w:rsid w:val="3A4135E5"/>
    <w:rsid w:val="3A7273D4"/>
    <w:rsid w:val="3AF8FD1C"/>
    <w:rsid w:val="3BE9758A"/>
    <w:rsid w:val="3C935EDC"/>
    <w:rsid w:val="3CA4D62C"/>
    <w:rsid w:val="3CB4EAB1"/>
    <w:rsid w:val="3CBDA438"/>
    <w:rsid w:val="3D13B19F"/>
    <w:rsid w:val="3D895889"/>
    <w:rsid w:val="3DC05BE7"/>
    <w:rsid w:val="3DCFDD85"/>
    <w:rsid w:val="3DD217CA"/>
    <w:rsid w:val="3E234CFC"/>
    <w:rsid w:val="3E743598"/>
    <w:rsid w:val="3E86A788"/>
    <w:rsid w:val="3E99D89E"/>
    <w:rsid w:val="3EA94392"/>
    <w:rsid w:val="3EE32BCB"/>
    <w:rsid w:val="3F7AE2DB"/>
    <w:rsid w:val="3FCCA679"/>
    <w:rsid w:val="40186E25"/>
    <w:rsid w:val="4027CFC8"/>
    <w:rsid w:val="40492758"/>
    <w:rsid w:val="412031FD"/>
    <w:rsid w:val="41A4BB1F"/>
    <w:rsid w:val="41A6212B"/>
    <w:rsid w:val="42502F17"/>
    <w:rsid w:val="4279FBAB"/>
    <w:rsid w:val="42C13427"/>
    <w:rsid w:val="432A322A"/>
    <w:rsid w:val="439B3638"/>
    <w:rsid w:val="4441CE7F"/>
    <w:rsid w:val="44759ABC"/>
    <w:rsid w:val="46466AE5"/>
    <w:rsid w:val="46A8B8A9"/>
    <w:rsid w:val="46BCA0CF"/>
    <w:rsid w:val="46D311DE"/>
    <w:rsid w:val="46DCD66A"/>
    <w:rsid w:val="47FAF11D"/>
    <w:rsid w:val="4892B9B6"/>
    <w:rsid w:val="498E849B"/>
    <w:rsid w:val="49A0CD44"/>
    <w:rsid w:val="4A22074F"/>
    <w:rsid w:val="4AB7728F"/>
    <w:rsid w:val="4B4950CD"/>
    <w:rsid w:val="4C1574B6"/>
    <w:rsid w:val="4C317627"/>
    <w:rsid w:val="4C967E84"/>
    <w:rsid w:val="4CB19C47"/>
    <w:rsid w:val="4D4CD05A"/>
    <w:rsid w:val="4D7C265C"/>
    <w:rsid w:val="4D88511F"/>
    <w:rsid w:val="4DF5237A"/>
    <w:rsid w:val="4E68A1AF"/>
    <w:rsid w:val="4F0681D7"/>
    <w:rsid w:val="4F7D1DAF"/>
    <w:rsid w:val="4FD4D189"/>
    <w:rsid w:val="4FF80E84"/>
    <w:rsid w:val="50EDC4BD"/>
    <w:rsid w:val="510E81FB"/>
    <w:rsid w:val="5162C6E6"/>
    <w:rsid w:val="518A0468"/>
    <w:rsid w:val="518A68B4"/>
    <w:rsid w:val="52A96927"/>
    <w:rsid w:val="52C58640"/>
    <w:rsid w:val="52D96158"/>
    <w:rsid w:val="53019F46"/>
    <w:rsid w:val="530D15FA"/>
    <w:rsid w:val="5375FA9A"/>
    <w:rsid w:val="542EBA6C"/>
    <w:rsid w:val="548C95E0"/>
    <w:rsid w:val="54BD22CD"/>
    <w:rsid w:val="55011D24"/>
    <w:rsid w:val="55718CB5"/>
    <w:rsid w:val="566426D8"/>
    <w:rsid w:val="56B4D46B"/>
    <w:rsid w:val="57516EE7"/>
    <w:rsid w:val="5761D44E"/>
    <w:rsid w:val="57CDF00C"/>
    <w:rsid w:val="581A3E8D"/>
    <w:rsid w:val="5848A214"/>
    <w:rsid w:val="585B3AF4"/>
    <w:rsid w:val="586DFF17"/>
    <w:rsid w:val="5885884D"/>
    <w:rsid w:val="58A5B974"/>
    <w:rsid w:val="58FBD181"/>
    <w:rsid w:val="595AB3AE"/>
    <w:rsid w:val="596AA36A"/>
    <w:rsid w:val="59F19DB8"/>
    <w:rsid w:val="5A498B0D"/>
    <w:rsid w:val="5AD70A0A"/>
    <w:rsid w:val="5AEBB241"/>
    <w:rsid w:val="5B07274E"/>
    <w:rsid w:val="5B550B60"/>
    <w:rsid w:val="5C1C9F60"/>
    <w:rsid w:val="5C36F16A"/>
    <w:rsid w:val="5C4F468A"/>
    <w:rsid w:val="5CDDF451"/>
    <w:rsid w:val="5CF9493F"/>
    <w:rsid w:val="5D542E3C"/>
    <w:rsid w:val="5DB3728D"/>
    <w:rsid w:val="5DECC362"/>
    <w:rsid w:val="5E18247E"/>
    <w:rsid w:val="5E8E87A5"/>
    <w:rsid w:val="5ED5218C"/>
    <w:rsid w:val="5EF628E9"/>
    <w:rsid w:val="5F07249A"/>
    <w:rsid w:val="5F2C54C1"/>
    <w:rsid w:val="5F8D71F2"/>
    <w:rsid w:val="5FFA8354"/>
    <w:rsid w:val="601A0226"/>
    <w:rsid w:val="60372BCC"/>
    <w:rsid w:val="604394D4"/>
    <w:rsid w:val="60516BF0"/>
    <w:rsid w:val="60A7945D"/>
    <w:rsid w:val="60B35E04"/>
    <w:rsid w:val="6113B2ED"/>
    <w:rsid w:val="6134F6CE"/>
    <w:rsid w:val="61CDCBD0"/>
    <w:rsid w:val="6228965A"/>
    <w:rsid w:val="6258EBB1"/>
    <w:rsid w:val="626571DE"/>
    <w:rsid w:val="629EE182"/>
    <w:rsid w:val="62F1E1ED"/>
    <w:rsid w:val="63E6658F"/>
    <w:rsid w:val="64B9D284"/>
    <w:rsid w:val="64F2CC7D"/>
    <w:rsid w:val="65CFECFA"/>
    <w:rsid w:val="6630EFFE"/>
    <w:rsid w:val="66794012"/>
    <w:rsid w:val="66BA1B1A"/>
    <w:rsid w:val="66C64ACD"/>
    <w:rsid w:val="67055EEB"/>
    <w:rsid w:val="67116705"/>
    <w:rsid w:val="6737C498"/>
    <w:rsid w:val="67554479"/>
    <w:rsid w:val="676EADF5"/>
    <w:rsid w:val="680B0B49"/>
    <w:rsid w:val="68D0DE8B"/>
    <w:rsid w:val="68DC4A55"/>
    <w:rsid w:val="6916B93D"/>
    <w:rsid w:val="69DB15C1"/>
    <w:rsid w:val="69E3FD62"/>
    <w:rsid w:val="69E7DFA7"/>
    <w:rsid w:val="6A2B2849"/>
    <w:rsid w:val="6A4C93A7"/>
    <w:rsid w:val="6A5F9511"/>
    <w:rsid w:val="6AE75170"/>
    <w:rsid w:val="6AFDA067"/>
    <w:rsid w:val="6AFDB06A"/>
    <w:rsid w:val="6B244773"/>
    <w:rsid w:val="6B38916C"/>
    <w:rsid w:val="6B967EC6"/>
    <w:rsid w:val="6BDB15C5"/>
    <w:rsid w:val="6C63C785"/>
    <w:rsid w:val="6C7559CA"/>
    <w:rsid w:val="6CC13115"/>
    <w:rsid w:val="6CE22DFF"/>
    <w:rsid w:val="6D40BC14"/>
    <w:rsid w:val="6DED5CF8"/>
    <w:rsid w:val="6E04D400"/>
    <w:rsid w:val="6E7A8614"/>
    <w:rsid w:val="6EA1EB0C"/>
    <w:rsid w:val="6ECD81FD"/>
    <w:rsid w:val="6ECEB18D"/>
    <w:rsid w:val="6ED32BEA"/>
    <w:rsid w:val="6F03C75F"/>
    <w:rsid w:val="6F273B3C"/>
    <w:rsid w:val="6F55AA73"/>
    <w:rsid w:val="6F7A25EB"/>
    <w:rsid w:val="70FA7A30"/>
    <w:rsid w:val="710BF10B"/>
    <w:rsid w:val="71A780EE"/>
    <w:rsid w:val="71D6591C"/>
    <w:rsid w:val="729399BB"/>
    <w:rsid w:val="73055898"/>
    <w:rsid w:val="73135489"/>
    <w:rsid w:val="746DE730"/>
    <w:rsid w:val="74E686A7"/>
    <w:rsid w:val="75579F24"/>
    <w:rsid w:val="7563FBED"/>
    <w:rsid w:val="75889426"/>
    <w:rsid w:val="7617962D"/>
    <w:rsid w:val="7723E99B"/>
    <w:rsid w:val="77D92A45"/>
    <w:rsid w:val="78F24906"/>
    <w:rsid w:val="78F606D5"/>
    <w:rsid w:val="799D4F89"/>
    <w:rsid w:val="7A1CD8C5"/>
    <w:rsid w:val="7A7A6142"/>
    <w:rsid w:val="7AF114F9"/>
    <w:rsid w:val="7AF3E00F"/>
    <w:rsid w:val="7B64A347"/>
    <w:rsid w:val="7B9A8FD4"/>
    <w:rsid w:val="7BC7F60E"/>
    <w:rsid w:val="7C0CDFC1"/>
    <w:rsid w:val="7C5B005D"/>
    <w:rsid w:val="7D064B09"/>
    <w:rsid w:val="7D22CFA5"/>
    <w:rsid w:val="7D72B1A7"/>
    <w:rsid w:val="7D856FAA"/>
    <w:rsid w:val="7DBA441E"/>
    <w:rsid w:val="7DBC4F02"/>
    <w:rsid w:val="7DE04123"/>
    <w:rsid w:val="7ECBFC60"/>
    <w:rsid w:val="7F390F35"/>
    <w:rsid w:val="7F4DD593"/>
    <w:rsid w:val="7F64A3BD"/>
    <w:rsid w:val="7F6FE9CE"/>
    <w:rsid w:val="7FBDD09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D5811"/>
  <w15:docId w15:val="{C96A2BBB-84F8-43F7-8EDD-2B3E23990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472"/>
    <w:rPr>
      <w:rFonts w:ascii="Tahoma" w:eastAsia="Tahoma" w:hAnsi="Tahoma" w:cs="Tahoma"/>
      <w:lang w:val="es-ES"/>
    </w:rPr>
  </w:style>
  <w:style w:type="paragraph" w:styleId="Heading1">
    <w:name w:val="heading 1"/>
    <w:basedOn w:val="Normal"/>
    <w:link w:val="Heading1Char"/>
    <w:uiPriority w:val="9"/>
    <w:qFormat/>
    <w:rsid w:val="33872E51"/>
    <w:pPr>
      <w:spacing w:line="278" w:lineRule="exact"/>
      <w:outlineLvl w:val="0"/>
    </w:pPr>
    <w:rPr>
      <w:b/>
      <w:bCs/>
      <w:color w:val="484848"/>
      <w:sz w:val="24"/>
      <w:szCs w:val="24"/>
      <w:u w:val="single"/>
    </w:rPr>
  </w:style>
  <w:style w:type="paragraph" w:styleId="Heading2">
    <w:name w:val="heading 2"/>
    <w:basedOn w:val="Normal"/>
    <w:link w:val="Heading2Char"/>
    <w:uiPriority w:val="9"/>
    <w:unhideWhenUsed/>
    <w:qFormat/>
    <w:pPr>
      <w:ind w:left="1362" w:right="3456"/>
      <w:outlineLvl w:val="1"/>
    </w:pPr>
    <w:rPr>
      <w:b/>
      <w:bCs/>
    </w:rPr>
  </w:style>
  <w:style w:type="paragraph" w:styleId="Heading3">
    <w:name w:val="heading 3"/>
    <w:basedOn w:val="Normal"/>
    <w:link w:val="Heading3Char"/>
    <w:uiPriority w:val="9"/>
    <w:unhideWhenUsed/>
    <w:qFormat/>
    <w:pPr>
      <w:spacing w:before="120"/>
      <w:ind w:left="568"/>
      <w:outlineLvl w:val="2"/>
    </w:pPr>
  </w:style>
  <w:style w:type="paragraph" w:styleId="Heading4">
    <w:name w:val="heading 4"/>
    <w:basedOn w:val="Normal"/>
    <w:uiPriority w:val="9"/>
    <w:unhideWhenUsed/>
    <w:qFormat/>
    <w:pPr>
      <w:spacing w:before="189"/>
      <w:ind w:left="1228"/>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Heading">
    <w:name w:val="TOC Heading"/>
    <w:basedOn w:val="Heading1"/>
    <w:next w:val="Normal"/>
    <w:uiPriority w:val="39"/>
    <w:unhideWhenUsed/>
    <w:qFormat/>
    <w:rsid w:val="00F6756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u w:val="none"/>
      <w:lang w:eastAsia="es-ES"/>
    </w:rPr>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BodyText">
    <w:name w:val="Body Text"/>
    <w:basedOn w:val="Normal"/>
    <w:link w:val="BodyTextChar"/>
    <w:uiPriority w:val="1"/>
    <w:qFormat/>
    <w:pPr>
      <w:ind w:left="1288" w:hanging="360"/>
    </w:pPr>
    <w:rPr>
      <w:sz w:val="20"/>
      <w:szCs w:val="20"/>
    </w:rPr>
  </w:style>
  <w:style w:type="paragraph" w:styleId="Title">
    <w:name w:val="Title"/>
    <w:basedOn w:val="Normal"/>
    <w:uiPriority w:val="10"/>
    <w:qFormat/>
    <w:pPr>
      <w:spacing w:before="80"/>
      <w:ind w:left="738"/>
    </w:pPr>
    <w:rPr>
      <w:b/>
      <w:bCs/>
      <w:sz w:val="52"/>
      <w:szCs w:val="52"/>
    </w:rPr>
  </w:style>
  <w:style w:type="paragraph" w:styleId="ListParagraph">
    <w:name w:val="List Paragraph"/>
    <w:basedOn w:val="Normal"/>
    <w:uiPriority w:val="1"/>
    <w:qFormat/>
    <w:pPr>
      <w:spacing w:line="244" w:lineRule="exact"/>
      <w:ind w:left="128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70B24"/>
    <w:pPr>
      <w:tabs>
        <w:tab w:val="center" w:pos="4252"/>
        <w:tab w:val="right" w:pos="8504"/>
      </w:tabs>
    </w:pPr>
  </w:style>
  <w:style w:type="character" w:customStyle="1" w:styleId="HeaderChar">
    <w:name w:val="Header Char"/>
    <w:basedOn w:val="DefaultParagraphFont"/>
    <w:link w:val="Header"/>
    <w:uiPriority w:val="99"/>
    <w:rsid w:val="00870B24"/>
    <w:rPr>
      <w:rFonts w:ascii="Tahoma" w:eastAsia="Tahoma" w:hAnsi="Tahoma" w:cs="Tahoma"/>
      <w:lang w:val="es-ES"/>
    </w:rPr>
  </w:style>
  <w:style w:type="paragraph" w:styleId="Footer">
    <w:name w:val="footer"/>
    <w:basedOn w:val="Normal"/>
    <w:link w:val="FooterChar"/>
    <w:uiPriority w:val="99"/>
    <w:unhideWhenUsed/>
    <w:rsid w:val="00870B24"/>
    <w:pPr>
      <w:tabs>
        <w:tab w:val="center" w:pos="4252"/>
        <w:tab w:val="right" w:pos="8504"/>
      </w:tabs>
    </w:pPr>
  </w:style>
  <w:style w:type="character" w:customStyle="1" w:styleId="FooterChar">
    <w:name w:val="Footer Char"/>
    <w:basedOn w:val="DefaultParagraphFont"/>
    <w:link w:val="Footer"/>
    <w:uiPriority w:val="99"/>
    <w:rsid w:val="00870B24"/>
    <w:rPr>
      <w:rFonts w:ascii="Tahoma" w:eastAsia="Tahoma" w:hAnsi="Tahoma" w:cs="Tahoma"/>
      <w:lang w:val="es-ES"/>
    </w:rPr>
  </w:style>
  <w:style w:type="table" w:customStyle="1" w:styleId="TableNormal1">
    <w:name w:val="Table Normal1"/>
    <w:uiPriority w:val="2"/>
    <w:semiHidden/>
    <w:unhideWhenUsed/>
    <w:qFormat/>
    <w:rsid w:val="00870B24"/>
    <w:tblPr>
      <w:tblInd w:w="0" w:type="dxa"/>
      <w:tblCellMar>
        <w:top w:w="0" w:type="dxa"/>
        <w:left w:w="0" w:type="dxa"/>
        <w:bottom w:w="0" w:type="dxa"/>
        <w:right w:w="0" w:type="dxa"/>
      </w:tblCellMar>
    </w:tblPr>
  </w:style>
  <w:style w:type="paragraph" w:styleId="TOC2">
    <w:name w:val="toc 2"/>
    <w:basedOn w:val="Normal"/>
    <w:next w:val="Normal"/>
    <w:uiPriority w:val="39"/>
    <w:unhideWhenUsed/>
    <w:rsid w:val="33872E51"/>
    <w:pPr>
      <w:ind w:left="220"/>
    </w:pPr>
    <w:rPr>
      <w:rFonts w:asciiTheme="minorHAnsi" w:hAnsiTheme="minorHAnsi" w:cstheme="minorBidi"/>
      <w:smallCaps/>
      <w:sz w:val="20"/>
      <w:szCs w:val="20"/>
    </w:rPr>
  </w:style>
  <w:style w:type="paragraph" w:styleId="TOC3">
    <w:name w:val="toc 3"/>
    <w:basedOn w:val="Normal"/>
    <w:next w:val="Normal"/>
    <w:uiPriority w:val="39"/>
    <w:unhideWhenUsed/>
    <w:rsid w:val="33872E51"/>
    <w:pPr>
      <w:ind w:left="440"/>
    </w:pPr>
    <w:rPr>
      <w:rFonts w:asciiTheme="minorHAnsi" w:hAnsiTheme="minorHAnsi" w:cstheme="minorBidi"/>
      <w:i/>
      <w:iCs/>
      <w:sz w:val="20"/>
      <w:szCs w:val="20"/>
    </w:rPr>
  </w:style>
  <w:style w:type="character" w:styleId="Hyperlink">
    <w:name w:val="Hyperlink"/>
    <w:basedOn w:val="DefaultParagraphFont"/>
    <w:uiPriority w:val="99"/>
    <w:unhideWhenUsed/>
    <w:rsid w:val="00F67567"/>
    <w:rPr>
      <w:color w:val="0000FF" w:themeColor="hyperlink"/>
      <w:u w:val="single"/>
    </w:rPr>
  </w:style>
  <w:style w:type="table" w:styleId="TableGrid">
    <w:name w:val="Table Grid"/>
    <w:basedOn w:val="TableNormal"/>
    <w:uiPriority w:val="59"/>
    <w:rsid w:val="003F5D9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
    <w:name w:val="Body Text Char"/>
    <w:basedOn w:val="DefaultParagraphFont"/>
    <w:link w:val="BodyText"/>
    <w:uiPriority w:val="1"/>
    <w:rsid w:val="00E12EAE"/>
    <w:rPr>
      <w:rFonts w:ascii="Tahoma" w:eastAsia="Tahoma" w:hAnsi="Tahoma" w:cs="Tahoma"/>
      <w:sz w:val="20"/>
      <w:szCs w:val="20"/>
      <w:lang w:val="es-ES"/>
    </w:rPr>
  </w:style>
  <w:style w:type="character" w:styleId="Strong">
    <w:name w:val="Strong"/>
    <w:basedOn w:val="DefaultParagraphFont"/>
    <w:uiPriority w:val="22"/>
    <w:qFormat/>
    <w:rsid w:val="002F5E9C"/>
    <w:rPr>
      <w:b/>
      <w:bCs/>
    </w:rPr>
  </w:style>
  <w:style w:type="paragraph" w:styleId="NormalWeb">
    <w:name w:val="Normal (Web)"/>
    <w:basedOn w:val="Normal"/>
    <w:uiPriority w:val="99"/>
    <w:unhideWhenUsed/>
    <w:rsid w:val="33872E51"/>
    <w:pPr>
      <w:widowControl/>
      <w:spacing w:beforeAutospacing="1" w:afterAutospacing="1"/>
    </w:pPr>
    <w:rPr>
      <w:rFonts w:ascii="Times New Roman" w:eastAsia="Times New Roman" w:hAnsi="Times New Roman" w:cs="Times New Roman"/>
      <w:sz w:val="24"/>
      <w:szCs w:val="24"/>
      <w:lang w:eastAsia="es-ES"/>
    </w:rPr>
  </w:style>
  <w:style w:type="character" w:styleId="HTMLCode">
    <w:name w:val="HTML Code"/>
    <w:basedOn w:val="DefaultParagraphFont"/>
    <w:uiPriority w:val="99"/>
    <w:semiHidden/>
    <w:unhideWhenUsed/>
    <w:rsid w:val="000D7E84"/>
    <w:rPr>
      <w:rFonts w:ascii="Courier New" w:eastAsia="Times New Roman" w:hAnsi="Courier New" w:cs="Courier New"/>
      <w:sz w:val="20"/>
      <w:szCs w:val="20"/>
    </w:rPr>
  </w:style>
  <w:style w:type="paragraph" w:styleId="TOC4">
    <w:name w:val="toc 4"/>
    <w:basedOn w:val="Normal"/>
    <w:next w:val="Normal"/>
    <w:uiPriority w:val="39"/>
    <w:unhideWhenUsed/>
    <w:rsid w:val="33872E51"/>
    <w:pPr>
      <w:ind w:left="660"/>
    </w:pPr>
    <w:rPr>
      <w:rFonts w:asciiTheme="minorHAnsi" w:hAnsiTheme="minorHAnsi" w:cstheme="minorBidi"/>
      <w:sz w:val="18"/>
      <w:szCs w:val="18"/>
    </w:rPr>
  </w:style>
  <w:style w:type="paragraph" w:styleId="TOC5">
    <w:name w:val="toc 5"/>
    <w:basedOn w:val="Normal"/>
    <w:next w:val="Normal"/>
    <w:uiPriority w:val="39"/>
    <w:unhideWhenUsed/>
    <w:rsid w:val="33872E51"/>
    <w:pPr>
      <w:ind w:left="880"/>
    </w:pPr>
    <w:rPr>
      <w:rFonts w:asciiTheme="minorHAnsi" w:hAnsiTheme="minorHAnsi" w:cstheme="minorBidi"/>
      <w:sz w:val="18"/>
      <w:szCs w:val="18"/>
    </w:rPr>
  </w:style>
  <w:style w:type="paragraph" w:styleId="TOC6">
    <w:name w:val="toc 6"/>
    <w:basedOn w:val="Normal"/>
    <w:next w:val="Normal"/>
    <w:uiPriority w:val="39"/>
    <w:unhideWhenUsed/>
    <w:rsid w:val="33872E51"/>
    <w:pPr>
      <w:ind w:left="1100"/>
    </w:pPr>
    <w:rPr>
      <w:rFonts w:asciiTheme="minorHAnsi" w:hAnsiTheme="minorHAnsi" w:cstheme="minorBidi"/>
      <w:sz w:val="18"/>
      <w:szCs w:val="18"/>
    </w:rPr>
  </w:style>
  <w:style w:type="paragraph" w:styleId="TOC7">
    <w:name w:val="toc 7"/>
    <w:basedOn w:val="Normal"/>
    <w:next w:val="Normal"/>
    <w:uiPriority w:val="39"/>
    <w:unhideWhenUsed/>
    <w:rsid w:val="33872E51"/>
    <w:pPr>
      <w:ind w:left="1320"/>
    </w:pPr>
    <w:rPr>
      <w:rFonts w:asciiTheme="minorHAnsi" w:hAnsiTheme="minorHAnsi" w:cstheme="minorBidi"/>
      <w:sz w:val="18"/>
      <w:szCs w:val="18"/>
    </w:rPr>
  </w:style>
  <w:style w:type="paragraph" w:styleId="TOC8">
    <w:name w:val="toc 8"/>
    <w:basedOn w:val="Normal"/>
    <w:next w:val="Normal"/>
    <w:uiPriority w:val="39"/>
    <w:unhideWhenUsed/>
    <w:rsid w:val="33872E51"/>
    <w:pPr>
      <w:ind w:left="1540"/>
    </w:pPr>
    <w:rPr>
      <w:rFonts w:asciiTheme="minorHAnsi" w:hAnsiTheme="minorHAnsi" w:cstheme="minorBidi"/>
      <w:sz w:val="18"/>
      <w:szCs w:val="18"/>
    </w:rPr>
  </w:style>
  <w:style w:type="paragraph" w:styleId="TOC9">
    <w:name w:val="toc 9"/>
    <w:basedOn w:val="Normal"/>
    <w:next w:val="Normal"/>
    <w:uiPriority w:val="39"/>
    <w:unhideWhenUsed/>
    <w:rsid w:val="33872E51"/>
    <w:pPr>
      <w:ind w:left="1760"/>
    </w:pPr>
    <w:rPr>
      <w:rFonts w:asciiTheme="minorHAnsi" w:hAnsiTheme="minorHAnsi" w:cstheme="minorBidi"/>
      <w:sz w:val="18"/>
      <w:szCs w:val="18"/>
    </w:rPr>
  </w:style>
  <w:style w:type="character" w:customStyle="1" w:styleId="Heading1Char">
    <w:name w:val="Heading 1 Char"/>
    <w:basedOn w:val="DefaultParagraphFont"/>
    <w:link w:val="Heading1"/>
    <w:uiPriority w:val="9"/>
    <w:rsid w:val="00F01F54"/>
    <w:rPr>
      <w:rFonts w:ascii="Tahoma" w:eastAsia="Tahoma" w:hAnsi="Tahoma" w:cs="Tahoma"/>
      <w:b/>
      <w:bCs/>
      <w:color w:val="484848"/>
      <w:sz w:val="24"/>
      <w:szCs w:val="24"/>
      <w:u w:val="single"/>
      <w:lang w:val="es-ES"/>
    </w:rPr>
  </w:style>
  <w:style w:type="character" w:customStyle="1" w:styleId="Heading2Char">
    <w:name w:val="Heading 2 Char"/>
    <w:basedOn w:val="DefaultParagraphFont"/>
    <w:link w:val="Heading2"/>
    <w:uiPriority w:val="9"/>
    <w:rsid w:val="000065C2"/>
    <w:rPr>
      <w:rFonts w:ascii="Tahoma" w:eastAsia="Tahoma" w:hAnsi="Tahoma" w:cs="Tahoma"/>
      <w:b/>
      <w:bCs/>
      <w:lang w:val="es-ES"/>
    </w:rPr>
  </w:style>
  <w:style w:type="character" w:customStyle="1" w:styleId="Heading3Char">
    <w:name w:val="Heading 3 Char"/>
    <w:basedOn w:val="DefaultParagraphFont"/>
    <w:link w:val="Heading3"/>
    <w:uiPriority w:val="9"/>
    <w:rsid w:val="004101EC"/>
    <w:rPr>
      <w:rFonts w:ascii="Tahoma" w:eastAsia="Tahoma" w:hAnsi="Tahoma" w:cs="Tahoma"/>
      <w:lang w:val="es-ES"/>
    </w:rPr>
  </w:style>
  <w:style w:type="paragraph" w:customStyle="1" w:styleId="a">
    <w:basedOn w:val="DefaultParagraphFont"/>
    <w:next w:val="Strong"/>
    <w:uiPriority w:val="22"/>
    <w:qFormat/>
    <w:rsid w:val="00761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o" ma:contentTypeID="0x0101000C5DA92F1FC10A48BC652ADDC28159FF" ma:contentTypeVersion="15" ma:contentTypeDescription="Crear nuevo documento." ma:contentTypeScope="" ma:versionID="45ee35d18d3191b51f87e8f5bca78bfc">
  <xsd:schema xmlns:xsd="http://www.w3.org/2001/XMLSchema" xmlns:xs="http://www.w3.org/2001/XMLSchema" xmlns:p="http://schemas.microsoft.com/office/2006/metadata/properties" xmlns:ns3="80b0d32c-24a6-4fb4-af99-e1a1b62f80cf" xmlns:ns4="40670991-4180-47bc-9319-1fa3252427ac" targetNamespace="http://schemas.microsoft.com/office/2006/metadata/properties" ma:root="true" ma:fieldsID="2700c66d1c2fb9c97f7a41e196623f2f" ns3:_="" ns4:_="">
    <xsd:import namespace="80b0d32c-24a6-4fb4-af99-e1a1b62f80cf"/>
    <xsd:import namespace="40670991-4180-47bc-9319-1fa3252427a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0d32c-24a6-4fb4-af99-e1a1b62f80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670991-4180-47bc-9319-1fa3252427ac"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0b0d32c-24a6-4fb4-af99-e1a1b62f80c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A5A804-3AAE-4B3D-87D2-0442CF706D66}">
  <ds:schemaRefs>
    <ds:schemaRef ds:uri="http://schemas.openxmlformats.org/officeDocument/2006/bibliography"/>
  </ds:schemaRefs>
</ds:datastoreItem>
</file>

<file path=customXml/itemProps2.xml><?xml version="1.0" encoding="utf-8"?>
<ds:datastoreItem xmlns:ds="http://schemas.openxmlformats.org/officeDocument/2006/customXml" ds:itemID="{5304A725-DB0E-4698-9F54-085FF4BB59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0d32c-24a6-4fb4-af99-e1a1b62f80cf"/>
    <ds:schemaRef ds:uri="40670991-4180-47bc-9319-1fa3252427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2EE2C-4000-417A-A15F-A0985913B689}">
  <ds:schemaRefs>
    <ds:schemaRef ds:uri="http://schemas.microsoft.com/office/2006/metadata/properties"/>
    <ds:schemaRef ds:uri="http://schemas.microsoft.com/office/infopath/2007/PartnerControls"/>
    <ds:schemaRef ds:uri="80b0d32c-24a6-4fb4-af99-e1a1b62f80cf"/>
  </ds:schemaRefs>
</ds:datastoreItem>
</file>

<file path=customXml/itemProps4.xml><?xml version="1.0" encoding="utf-8"?>
<ds:datastoreItem xmlns:ds="http://schemas.openxmlformats.org/officeDocument/2006/customXml" ds:itemID="{2699CF9C-6A9C-42E6-AC3C-5033B74ADE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1</Pages>
  <Words>6775</Words>
  <Characters>38623</Characters>
  <Application>Microsoft Office Word</Application>
  <DocSecurity>4</DocSecurity>
  <Lines>321</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dc:creator>
  <cp:keywords/>
  <cp:lastModifiedBy>JAVIER SORIA BLANCO</cp:lastModifiedBy>
  <cp:revision>673</cp:revision>
  <cp:lastPrinted>2026-02-03T04:49:00Z</cp:lastPrinted>
  <dcterms:created xsi:type="dcterms:W3CDTF">2026-01-31T20:50:00Z</dcterms:created>
  <dcterms:modified xsi:type="dcterms:W3CDTF">2026-02-07T17:41:00Z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2022-03-26T00:00:00Z</vt:filetime>
  </property>
  <property fmtid="{D5CDD505-2E9C-101B-9397-08002B2CF9AE}" pid="3" name="Creator">
    <vt:lpwstr>Microsoft® Word 2019</vt:lpwstr>
  </property>
  <property fmtid="{D5CDD505-2E9C-101B-9397-08002B2CF9AE}" pid="4" name="LastSaved">
    <vt:filetime>2026-01-26T00:00:00Z</vt:filetime>
  </property>
  <property fmtid="{D5CDD505-2E9C-101B-9397-08002B2CF9AE}" pid="5" name="Producer">
    <vt:lpwstr>Microsoft® Word 2019</vt:lpwstr>
  </property>
  <property fmtid="{D5CDD505-2E9C-101B-9397-08002B2CF9AE}" pid="6" name="ContentTypeId">
    <vt:lpwstr>0x0101000C5DA92F1FC10A48BC652ADDC28159FF</vt:lpwstr>
  </property>
</Properties>
</file>